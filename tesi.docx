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E1C1" w14:textId="5A0B7550" w:rsidR="002E2FA1" w:rsidRDefault="002E2FA1">
      <w:pPr>
        <w:pStyle w:val="Heading2"/>
        <w:jc w:val="both"/>
        <w:rPr>
          <w:rFonts w:ascii="Arial" w:eastAsia="DengXian" w:hAnsi="Arial" w:cs="Arial"/>
          <w:b/>
          <w:bCs/>
          <w:sz w:val="52"/>
          <w:szCs w:val="52"/>
        </w:rPr>
        <w:pPrChange w:id="0" w:author="Damian Andrew Tamburri" w:date="2025-11-25T14:55:00Z" w16du:dateUtc="2025-11-25T13:55:00Z">
          <w:pPr>
            <w:pStyle w:val="Heading2"/>
            <w:jc w:val="center"/>
          </w:pPr>
        </w:pPrChange>
      </w:pPr>
      <w:bookmarkStart w:id="1" w:name="_Toc212659579"/>
      <w:bookmarkStart w:id="2" w:name="_Toc212660936"/>
      <w:bookmarkStart w:id="3" w:name="_Toc213431121"/>
      <w:bookmarkStart w:id="4" w:name="_Toc214150075"/>
      <w:bookmarkStart w:id="5" w:name="_Toc214568760"/>
      <w:bookmarkStart w:id="6" w:name="_Toc214914294"/>
      <w:bookmarkStart w:id="7" w:name="table-of-contents"/>
      <w:r w:rsidRPr="002E2FA1">
        <w:rPr>
          <w:rFonts w:ascii="Arial" w:hAnsi="Arial" w:cs="Arial"/>
          <w:b/>
          <w:bCs/>
          <w:sz w:val="52"/>
          <w:szCs w:val="52"/>
        </w:rPr>
        <w:t>UNIVERSIT</w:t>
      </w:r>
      <w:r w:rsidRPr="002E2FA1">
        <w:rPr>
          <w:rFonts w:ascii="Arial" w:eastAsia="DengXian" w:hAnsi="Arial" w:cs="Arial"/>
          <w:b/>
          <w:bCs/>
          <w:sz w:val="52"/>
          <w:szCs w:val="52"/>
        </w:rPr>
        <w:t>À STUDI DEL SANNIO</w:t>
      </w:r>
      <w:bookmarkEnd w:id="1"/>
      <w:bookmarkEnd w:id="2"/>
      <w:bookmarkEnd w:id="3"/>
      <w:bookmarkEnd w:id="4"/>
      <w:bookmarkEnd w:id="5"/>
      <w:bookmarkEnd w:id="6"/>
    </w:p>
    <w:p w14:paraId="04A073DB" w14:textId="77777777" w:rsidR="002E2FA1" w:rsidRPr="002E2FA1" w:rsidRDefault="002E2FA1">
      <w:pPr>
        <w:pStyle w:val="BodyText"/>
        <w:jc w:val="both"/>
        <w:pPrChange w:id="8" w:author="Damian Andrew Tamburri" w:date="2025-11-25T14:55:00Z" w16du:dateUtc="2025-11-25T13:55:00Z">
          <w:pPr>
            <w:pStyle w:val="BodyText"/>
          </w:pPr>
        </w:pPrChange>
      </w:pPr>
    </w:p>
    <w:p w14:paraId="1D906577" w14:textId="77777777" w:rsidR="002E2FA1" w:rsidRDefault="002E2FA1">
      <w:pPr>
        <w:pStyle w:val="Heading2"/>
        <w:jc w:val="both"/>
        <w:rPr>
          <w:b/>
          <w:bCs/>
          <w:sz w:val="52"/>
          <w:szCs w:val="52"/>
        </w:rPr>
        <w:pPrChange w:id="9" w:author="Damian Andrew Tamburri" w:date="2025-11-25T14:55:00Z" w16du:dateUtc="2025-11-25T13:55:00Z">
          <w:pPr>
            <w:pStyle w:val="Heading2"/>
            <w:jc w:val="center"/>
          </w:pPr>
        </w:pPrChange>
      </w:pPr>
      <w:bookmarkStart w:id="10" w:name="_Toc212659580"/>
      <w:bookmarkStart w:id="11" w:name="_Toc212660937"/>
      <w:bookmarkStart w:id="12" w:name="_Toc213431122"/>
      <w:bookmarkStart w:id="13" w:name="_Toc214150076"/>
      <w:bookmarkStart w:id="14" w:name="_Toc214568761"/>
      <w:bookmarkStart w:id="15" w:name="_Toc214914295"/>
      <w:r>
        <w:rPr>
          <w:b/>
          <w:bCs/>
          <w:noProof/>
          <w:sz w:val="52"/>
          <w:szCs w:val="52"/>
        </w:rPr>
        <w:drawing>
          <wp:inline distT="0" distB="0" distL="0" distR="0" wp14:anchorId="6AFE4BA2" wp14:editId="752F11EB">
            <wp:extent cx="3067050" cy="3406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075118" cy="3415190"/>
                    </a:xfrm>
                    <a:prstGeom prst="rect">
                      <a:avLst/>
                    </a:prstGeom>
                  </pic:spPr>
                </pic:pic>
              </a:graphicData>
            </a:graphic>
          </wp:inline>
        </w:drawing>
      </w:r>
      <w:bookmarkEnd w:id="10"/>
      <w:bookmarkEnd w:id="11"/>
      <w:bookmarkEnd w:id="12"/>
      <w:bookmarkEnd w:id="13"/>
      <w:bookmarkEnd w:id="14"/>
      <w:bookmarkEnd w:id="15"/>
    </w:p>
    <w:p w14:paraId="41D4532C" w14:textId="77777777" w:rsidR="002E44FF" w:rsidRDefault="002E44FF">
      <w:pPr>
        <w:pStyle w:val="Heading2"/>
        <w:jc w:val="both"/>
        <w:rPr>
          <w:b/>
          <w:bCs/>
          <w:sz w:val="36"/>
          <w:szCs w:val="36"/>
        </w:rPr>
        <w:pPrChange w:id="16" w:author="Damian Andrew Tamburri" w:date="2025-11-25T14:55:00Z" w16du:dateUtc="2025-11-25T13:55:00Z">
          <w:pPr>
            <w:pStyle w:val="Heading2"/>
            <w:jc w:val="center"/>
          </w:pPr>
        </w:pPrChange>
      </w:pPr>
      <w:bookmarkStart w:id="17" w:name="_Toc212659581"/>
      <w:bookmarkStart w:id="18" w:name="_Toc212660938"/>
    </w:p>
    <w:p w14:paraId="2031151B" w14:textId="45860756" w:rsidR="002E2FA1" w:rsidRPr="002C3806" w:rsidRDefault="002E44FF">
      <w:pPr>
        <w:pStyle w:val="Heading2"/>
        <w:jc w:val="both"/>
        <w:rPr>
          <w:b/>
          <w:bCs/>
          <w:sz w:val="36"/>
          <w:szCs w:val="36"/>
          <w:lang w:val="it-IT"/>
        </w:rPr>
        <w:pPrChange w:id="19" w:author="Damian Andrew Tamburri" w:date="2025-11-25T14:55:00Z" w16du:dateUtc="2025-11-25T13:55:00Z">
          <w:pPr>
            <w:pStyle w:val="Heading2"/>
            <w:jc w:val="center"/>
          </w:pPr>
        </w:pPrChange>
      </w:pPr>
      <w:bookmarkStart w:id="20" w:name="_Toc213431123"/>
      <w:bookmarkStart w:id="21" w:name="_Toc214150077"/>
      <w:bookmarkStart w:id="22" w:name="_Toc214568762"/>
      <w:bookmarkStart w:id="23" w:name="_Toc214914296"/>
      <w:r w:rsidRPr="002C3806">
        <w:rPr>
          <w:b/>
          <w:bCs/>
          <w:sz w:val="36"/>
          <w:szCs w:val="36"/>
          <w:lang w:val="it-IT"/>
        </w:rPr>
        <w:t>D</w:t>
      </w:r>
      <w:r w:rsidR="002E2FA1" w:rsidRPr="002C3806">
        <w:rPr>
          <w:b/>
          <w:bCs/>
          <w:sz w:val="36"/>
          <w:szCs w:val="36"/>
          <w:lang w:val="it-IT"/>
        </w:rPr>
        <w:t>ipartimento di Ingegneria</w:t>
      </w:r>
      <w:bookmarkEnd w:id="17"/>
      <w:bookmarkEnd w:id="18"/>
      <w:bookmarkEnd w:id="20"/>
      <w:bookmarkEnd w:id="21"/>
      <w:bookmarkEnd w:id="22"/>
      <w:bookmarkEnd w:id="23"/>
    </w:p>
    <w:p w14:paraId="14B9A87F" w14:textId="77777777" w:rsidR="002E2FA1" w:rsidRDefault="002E2FA1">
      <w:pPr>
        <w:pStyle w:val="Heading2"/>
        <w:jc w:val="both"/>
        <w:rPr>
          <w:i/>
          <w:iCs/>
          <w:sz w:val="36"/>
          <w:szCs w:val="36"/>
          <w:lang w:val="it-IT"/>
        </w:rPr>
        <w:pPrChange w:id="24" w:author="Damian Andrew Tamburri" w:date="2025-11-25T14:55:00Z" w16du:dateUtc="2025-11-25T13:55:00Z">
          <w:pPr>
            <w:pStyle w:val="Heading2"/>
            <w:jc w:val="center"/>
          </w:pPr>
        </w:pPrChange>
      </w:pPr>
      <w:bookmarkStart w:id="25" w:name="_Toc212659582"/>
      <w:bookmarkStart w:id="26" w:name="_Toc212660939"/>
      <w:bookmarkStart w:id="27" w:name="_Toc213431124"/>
      <w:bookmarkStart w:id="28" w:name="_Toc214150078"/>
      <w:bookmarkStart w:id="29" w:name="_Toc214568763"/>
      <w:bookmarkStart w:id="30" w:name="_Toc214914297"/>
      <w:r w:rsidRPr="002E2FA1">
        <w:rPr>
          <w:i/>
          <w:iCs/>
          <w:sz w:val="36"/>
          <w:szCs w:val="36"/>
          <w:lang w:val="it-IT"/>
        </w:rPr>
        <w:t>Corso di Laurea in I</w:t>
      </w:r>
      <w:r>
        <w:rPr>
          <w:i/>
          <w:iCs/>
          <w:sz w:val="36"/>
          <w:szCs w:val="36"/>
          <w:lang w:val="it-IT"/>
        </w:rPr>
        <w:t>ngegneria Informatica</w:t>
      </w:r>
      <w:bookmarkEnd w:id="25"/>
      <w:bookmarkEnd w:id="26"/>
      <w:bookmarkEnd w:id="27"/>
      <w:bookmarkEnd w:id="28"/>
      <w:bookmarkEnd w:id="29"/>
      <w:bookmarkEnd w:id="30"/>
    </w:p>
    <w:p w14:paraId="5BF7BBA9" w14:textId="77777777" w:rsidR="002E2FA1" w:rsidRDefault="002E2FA1">
      <w:pPr>
        <w:pStyle w:val="Heading2"/>
        <w:jc w:val="both"/>
        <w:rPr>
          <w:i/>
          <w:iCs/>
          <w:sz w:val="36"/>
          <w:szCs w:val="36"/>
          <w:lang w:val="it-IT"/>
        </w:rPr>
        <w:pPrChange w:id="31" w:author="Damian Andrew Tamburri" w:date="2025-11-25T14:55:00Z" w16du:dateUtc="2025-11-25T13:55:00Z">
          <w:pPr>
            <w:pStyle w:val="Heading2"/>
            <w:jc w:val="center"/>
          </w:pPr>
        </w:pPrChange>
      </w:pPr>
    </w:p>
    <w:p w14:paraId="5F32477F" w14:textId="3C41412F" w:rsidR="002E2FA1" w:rsidRPr="004B326D" w:rsidRDefault="004B326D">
      <w:pPr>
        <w:pStyle w:val="Heading2"/>
        <w:jc w:val="both"/>
        <w:rPr>
          <w:sz w:val="36"/>
          <w:szCs w:val="36"/>
        </w:rPr>
        <w:pPrChange w:id="32" w:author="Damian Andrew Tamburri" w:date="2025-11-25T14:55:00Z" w16du:dateUtc="2025-11-25T13:55:00Z">
          <w:pPr>
            <w:pStyle w:val="Heading2"/>
            <w:jc w:val="center"/>
          </w:pPr>
        </w:pPrChange>
      </w:pPr>
      <w:bookmarkStart w:id="33" w:name="_Toc212659583"/>
      <w:bookmarkStart w:id="34" w:name="_Toc212660940"/>
      <w:bookmarkStart w:id="35" w:name="_Toc213431125"/>
      <w:bookmarkStart w:id="36" w:name="_Toc214150079"/>
      <w:bookmarkStart w:id="37" w:name="_Toc214568764"/>
      <w:bookmarkStart w:id="38" w:name="_Toc214914298"/>
      <w:r>
        <w:t>Pre-trained models reuse: a case-study in precision farming </w:t>
      </w:r>
      <w:r>
        <w:rPr>
          <w:rFonts w:ascii="Arial" w:hAnsi="Arial" w:cs="Arial"/>
        </w:rPr>
        <w:t>​</w:t>
      </w:r>
      <w:bookmarkEnd w:id="33"/>
      <w:bookmarkEnd w:id="34"/>
      <w:bookmarkEnd w:id="35"/>
      <w:bookmarkEnd w:id="36"/>
      <w:bookmarkEnd w:id="37"/>
      <w:bookmarkEnd w:id="38"/>
      <w:r w:rsidR="002E2FA1" w:rsidRPr="004B326D">
        <w:rPr>
          <w:sz w:val="36"/>
          <w:szCs w:val="36"/>
        </w:rPr>
        <w:br w:type="page"/>
      </w:r>
    </w:p>
    <w:p w14:paraId="30A96BDC" w14:textId="77777777" w:rsidR="00D73C68" w:rsidRDefault="003E0668">
      <w:pPr>
        <w:pStyle w:val="Heading2"/>
        <w:pBdr>
          <w:bottom w:val="single" w:sz="4" w:space="1" w:color="auto"/>
        </w:pBdr>
        <w:jc w:val="both"/>
        <w:pPrChange w:id="39" w:author="Damian Andrew Tamburri" w:date="2025-11-25T14:55:00Z" w16du:dateUtc="2025-11-25T13:55:00Z">
          <w:pPr>
            <w:pStyle w:val="Heading2"/>
            <w:pBdr>
              <w:bottom w:val="single" w:sz="4" w:space="1" w:color="auto"/>
            </w:pBdr>
          </w:pPr>
        </w:pPrChange>
      </w:pPr>
      <w:bookmarkStart w:id="40" w:name="_Toc212659584"/>
      <w:bookmarkStart w:id="41" w:name="_Toc212660941"/>
      <w:bookmarkStart w:id="42" w:name="_Toc213431126"/>
      <w:bookmarkStart w:id="43" w:name="_Toc214150080"/>
      <w:bookmarkStart w:id="44" w:name="_Toc214568765"/>
      <w:bookmarkStart w:id="45" w:name="_Toc214914299"/>
      <w:r w:rsidRPr="00E0647F">
        <w:lastRenderedPageBreak/>
        <w:t>Table of Contents</w:t>
      </w:r>
      <w:bookmarkEnd w:id="40"/>
      <w:bookmarkEnd w:id="41"/>
      <w:bookmarkEnd w:id="42"/>
      <w:bookmarkEnd w:id="43"/>
      <w:bookmarkEnd w:id="44"/>
      <w:bookmarkEnd w:id="45"/>
    </w:p>
    <w:sdt>
      <w:sdtPr>
        <w:id w:val="-1473669033"/>
        <w:docPartObj>
          <w:docPartGallery w:val="Table of Contents"/>
          <w:docPartUnique/>
        </w:docPartObj>
      </w:sdtPr>
      <w:sdtEndPr>
        <w:rPr>
          <w:b/>
          <w:bCs/>
          <w:noProof/>
        </w:rPr>
      </w:sdtEndPr>
      <w:sdtContent>
        <w:p w14:paraId="08AA9C00" w14:textId="1D2E8BB6" w:rsidR="00E20775" w:rsidRPr="00E20775" w:rsidRDefault="00E0647F">
          <w:pPr>
            <w:pStyle w:val="TOC2"/>
            <w:tabs>
              <w:tab w:val="right" w:leader="dot" w:pos="10456"/>
            </w:tabs>
            <w:ind w:left="0"/>
            <w:jc w:val="both"/>
            <w:rPr>
              <w:noProof/>
            </w:rPr>
            <w:pPrChange w:id="46" w:author="Damian Andrew Tamburri" w:date="2025-11-25T14:55:00Z" w16du:dateUtc="2025-11-25T13:55:00Z">
              <w:pPr>
                <w:pStyle w:val="TOC2"/>
                <w:tabs>
                  <w:tab w:val="right" w:leader="dot" w:pos="10456"/>
                </w:tabs>
                <w:ind w:left="0"/>
              </w:pPr>
            </w:pPrChange>
          </w:pPr>
          <w:r>
            <w:rPr>
              <w:rFonts w:asciiTheme="majorHAnsi" w:eastAsiaTheme="majorEastAsia" w:hAnsiTheme="majorHAnsi" w:cstheme="majorBidi"/>
              <w:color w:val="0F4761" w:themeColor="accent1" w:themeShade="BF"/>
              <w:sz w:val="32"/>
              <w:szCs w:val="32"/>
            </w:rPr>
            <w:fldChar w:fldCharType="begin"/>
          </w:r>
          <w:r>
            <w:instrText xml:space="preserve"> TOC \o "1-3" \h \z \u </w:instrText>
          </w:r>
          <w:r>
            <w:rPr>
              <w:rFonts w:asciiTheme="majorHAnsi" w:eastAsiaTheme="majorEastAsia" w:hAnsiTheme="majorHAnsi" w:cstheme="majorBidi"/>
              <w:color w:val="0F4761" w:themeColor="accent1" w:themeShade="BF"/>
              <w:sz w:val="32"/>
              <w:szCs w:val="32"/>
            </w:rPr>
            <w:fldChar w:fldCharType="separate"/>
          </w:r>
        </w:p>
        <w:p w14:paraId="142F7210" w14:textId="252BA8FD" w:rsidR="00E20775" w:rsidRDefault="00E20775" w:rsidP="00007A50">
          <w:pPr>
            <w:pStyle w:val="TOC1"/>
            <w:tabs>
              <w:tab w:val="right" w:leader="dot" w:pos="10456"/>
            </w:tabs>
            <w:jc w:val="both"/>
            <w:rPr>
              <w:noProof/>
              <w:kern w:val="2"/>
              <w:lang w:val="it-IT" w:eastAsia="it-IT"/>
              <w14:ligatures w14:val="standardContextual"/>
            </w:rPr>
          </w:pPr>
          <w:hyperlink w:anchor="_Toc214914300" w:history="1">
            <w:r w:rsidRPr="00841BD4">
              <w:rPr>
                <w:rStyle w:val="Hyperlink"/>
                <w:noProof/>
                <w:lang w:val="it-IT"/>
              </w:rPr>
              <w:t>1. Introduction</w:t>
            </w:r>
            <w:r>
              <w:rPr>
                <w:noProof/>
                <w:webHidden/>
              </w:rPr>
              <w:tab/>
            </w:r>
            <w:r>
              <w:rPr>
                <w:noProof/>
                <w:webHidden/>
              </w:rPr>
              <w:fldChar w:fldCharType="begin"/>
            </w:r>
            <w:r>
              <w:rPr>
                <w:noProof/>
                <w:webHidden/>
              </w:rPr>
              <w:instrText xml:space="preserve"> PAGEREF _Toc214914300 \h </w:instrText>
            </w:r>
            <w:r>
              <w:rPr>
                <w:noProof/>
                <w:webHidden/>
              </w:rPr>
            </w:r>
            <w:r>
              <w:rPr>
                <w:noProof/>
                <w:webHidden/>
              </w:rPr>
              <w:fldChar w:fldCharType="separate"/>
            </w:r>
            <w:r w:rsidR="00007A50">
              <w:rPr>
                <w:noProof/>
                <w:webHidden/>
              </w:rPr>
              <w:t>3</w:t>
            </w:r>
            <w:r>
              <w:rPr>
                <w:noProof/>
                <w:webHidden/>
              </w:rPr>
              <w:fldChar w:fldCharType="end"/>
            </w:r>
          </w:hyperlink>
        </w:p>
        <w:p w14:paraId="7B377CEB" w14:textId="4333AEFF" w:rsidR="00E20775" w:rsidRDefault="00E20775" w:rsidP="00007A50">
          <w:pPr>
            <w:pStyle w:val="TOC2"/>
            <w:tabs>
              <w:tab w:val="left" w:pos="960"/>
              <w:tab w:val="right" w:leader="dot" w:pos="10456"/>
            </w:tabs>
            <w:jc w:val="both"/>
            <w:rPr>
              <w:noProof/>
              <w:kern w:val="2"/>
              <w:lang w:val="it-IT" w:eastAsia="it-IT"/>
              <w14:ligatures w14:val="standardContextual"/>
            </w:rPr>
          </w:pPr>
          <w:hyperlink w:anchor="_Toc214914301" w:history="1">
            <w:r w:rsidRPr="00841BD4">
              <w:rPr>
                <w:rStyle w:val="Hyperlink"/>
                <w:noProof/>
              </w:rPr>
              <w:t>1.1</w:t>
            </w:r>
            <w:r>
              <w:rPr>
                <w:noProof/>
                <w:kern w:val="2"/>
                <w:lang w:val="it-IT" w:eastAsia="it-IT"/>
                <w14:ligatures w14:val="standardContextual"/>
              </w:rPr>
              <w:tab/>
            </w:r>
            <w:r w:rsidRPr="00841BD4">
              <w:rPr>
                <w:rStyle w:val="Hyperlink"/>
                <w:noProof/>
              </w:rPr>
              <w:t>Farm-Tech</w:t>
            </w:r>
            <w:r>
              <w:rPr>
                <w:noProof/>
                <w:webHidden/>
              </w:rPr>
              <w:tab/>
            </w:r>
            <w:r>
              <w:rPr>
                <w:noProof/>
                <w:webHidden/>
              </w:rPr>
              <w:fldChar w:fldCharType="begin"/>
            </w:r>
            <w:r>
              <w:rPr>
                <w:noProof/>
                <w:webHidden/>
              </w:rPr>
              <w:instrText xml:space="preserve"> PAGEREF _Toc214914301 \h </w:instrText>
            </w:r>
            <w:r>
              <w:rPr>
                <w:noProof/>
                <w:webHidden/>
              </w:rPr>
            </w:r>
            <w:r>
              <w:rPr>
                <w:noProof/>
                <w:webHidden/>
              </w:rPr>
              <w:fldChar w:fldCharType="separate"/>
            </w:r>
            <w:r w:rsidR="00007A50">
              <w:rPr>
                <w:noProof/>
                <w:webHidden/>
              </w:rPr>
              <w:t>4</w:t>
            </w:r>
            <w:r>
              <w:rPr>
                <w:noProof/>
                <w:webHidden/>
              </w:rPr>
              <w:fldChar w:fldCharType="end"/>
            </w:r>
          </w:hyperlink>
        </w:p>
        <w:p w14:paraId="1AC02A8D" w14:textId="71FFBC25" w:rsidR="00E20775" w:rsidRDefault="00E20775" w:rsidP="00007A50">
          <w:pPr>
            <w:pStyle w:val="TOC1"/>
            <w:tabs>
              <w:tab w:val="right" w:leader="dot" w:pos="10456"/>
            </w:tabs>
            <w:jc w:val="both"/>
            <w:rPr>
              <w:noProof/>
              <w:kern w:val="2"/>
              <w:lang w:val="it-IT" w:eastAsia="it-IT"/>
              <w14:ligatures w14:val="standardContextual"/>
            </w:rPr>
          </w:pPr>
          <w:hyperlink w:anchor="_Toc214914302" w:history="1">
            <w:r w:rsidRPr="00841BD4">
              <w:rPr>
                <w:rStyle w:val="Hyperlink"/>
                <w:noProof/>
              </w:rPr>
              <w:t>2. Research Methodology</w:t>
            </w:r>
            <w:r>
              <w:rPr>
                <w:noProof/>
                <w:webHidden/>
              </w:rPr>
              <w:tab/>
            </w:r>
            <w:r>
              <w:rPr>
                <w:noProof/>
                <w:webHidden/>
              </w:rPr>
              <w:fldChar w:fldCharType="begin"/>
            </w:r>
            <w:r>
              <w:rPr>
                <w:noProof/>
                <w:webHidden/>
              </w:rPr>
              <w:instrText xml:space="preserve"> PAGEREF _Toc214914302 \h </w:instrText>
            </w:r>
            <w:r>
              <w:rPr>
                <w:noProof/>
                <w:webHidden/>
              </w:rPr>
            </w:r>
            <w:r>
              <w:rPr>
                <w:noProof/>
                <w:webHidden/>
              </w:rPr>
              <w:fldChar w:fldCharType="separate"/>
            </w:r>
            <w:r w:rsidR="00007A50">
              <w:rPr>
                <w:noProof/>
                <w:webHidden/>
              </w:rPr>
              <w:t>5</w:t>
            </w:r>
            <w:r>
              <w:rPr>
                <w:noProof/>
                <w:webHidden/>
              </w:rPr>
              <w:fldChar w:fldCharType="end"/>
            </w:r>
          </w:hyperlink>
        </w:p>
        <w:p w14:paraId="592D1B58" w14:textId="12CFF1BB" w:rsidR="00E20775" w:rsidRDefault="00E20775">
          <w:pPr>
            <w:pStyle w:val="TOC1"/>
            <w:tabs>
              <w:tab w:val="right" w:leader="dot" w:pos="10456"/>
            </w:tabs>
            <w:jc w:val="both"/>
            <w:rPr>
              <w:noProof/>
              <w:kern w:val="2"/>
              <w:lang w:val="it-IT" w:eastAsia="it-IT"/>
              <w14:ligatures w14:val="standardContextual"/>
            </w:rPr>
            <w:pPrChange w:id="47"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"_Toc214914303"</w:instrText>
          </w:r>
          <w:r>
            <w:rPr>
              <w:noProof/>
            </w:rPr>
          </w:r>
          <w:r>
            <w:rPr>
              <w:noProof/>
            </w:rPr>
            <w:fldChar w:fldCharType="separate"/>
          </w:r>
          <w:r w:rsidRPr="00841BD4">
            <w:rPr>
              <w:rStyle w:val="Hyperlink"/>
              <w:noProof/>
            </w:rPr>
            <w:t>3. Search Results</w:t>
          </w:r>
          <w:r>
            <w:rPr>
              <w:noProof/>
              <w:webHidden/>
            </w:rPr>
            <w:tab/>
          </w:r>
          <w:r>
            <w:rPr>
              <w:noProof/>
              <w:webHidden/>
            </w:rPr>
            <w:fldChar w:fldCharType="begin"/>
          </w:r>
          <w:r>
            <w:rPr>
              <w:noProof/>
              <w:webHidden/>
            </w:rPr>
            <w:instrText xml:space="preserve"> PAGEREF _Toc214914303 \h </w:instrText>
          </w:r>
          <w:r>
            <w:rPr>
              <w:noProof/>
              <w:webHidden/>
            </w:rPr>
          </w:r>
          <w:r>
            <w:rPr>
              <w:noProof/>
              <w:webHidden/>
            </w:rPr>
            <w:fldChar w:fldCharType="separate"/>
          </w:r>
          <w:ins w:id="48" w:author="Loris Pennucci" w:date="2025-11-25T21:32:00Z" w16du:dateUtc="2025-11-25T20:32:00Z">
            <w:r w:rsidR="00007A50">
              <w:rPr>
                <w:noProof/>
                <w:webHidden/>
              </w:rPr>
              <w:t>8</w:t>
            </w:r>
          </w:ins>
          <w:del w:id="49" w:author="Loris Pennucci" w:date="2025-11-25T21:32:00Z" w16du:dateUtc="2025-11-25T20:32:00Z">
            <w:r w:rsidDel="00007A50">
              <w:rPr>
                <w:noProof/>
                <w:webHidden/>
              </w:rPr>
              <w:delText>7</w:delText>
            </w:r>
          </w:del>
          <w:r>
            <w:rPr>
              <w:noProof/>
              <w:webHidden/>
            </w:rPr>
            <w:fldChar w:fldCharType="end"/>
          </w:r>
          <w:r>
            <w:rPr>
              <w:noProof/>
            </w:rPr>
            <w:fldChar w:fldCharType="end"/>
          </w:r>
        </w:p>
        <w:p w14:paraId="327EDAAF" w14:textId="03B1C68D" w:rsidR="00E20775" w:rsidRDefault="00E20775">
          <w:pPr>
            <w:pStyle w:val="TOC1"/>
            <w:tabs>
              <w:tab w:val="right" w:leader="dot" w:pos="10456"/>
            </w:tabs>
            <w:jc w:val="both"/>
            <w:rPr>
              <w:noProof/>
              <w:kern w:val="2"/>
              <w:lang w:val="it-IT" w:eastAsia="it-IT"/>
              <w14:ligatures w14:val="standardContextual"/>
            </w:rPr>
            <w:pPrChange w:id="50" w:author="Damian Andrew Tamburri" w:date="2025-11-25T14:55:00Z" w16du:dateUtc="2025-11-25T13:55:00Z">
              <w:pPr>
                <w:pStyle w:val="TOC1"/>
                <w:tabs>
                  <w:tab w:val="right" w:leader="dot" w:pos="10456"/>
                </w:tabs>
              </w:pPr>
            </w:pPrChange>
          </w:pPr>
          <w:r>
            <w:rPr>
              <w:rStyle w:val="Hyperlink"/>
              <w:noProof/>
            </w:rPr>
            <w:t xml:space="preserve">     </w:t>
          </w:r>
          <w:r>
            <w:rPr>
              <w:noProof/>
            </w:rPr>
            <w:fldChar w:fldCharType="begin"/>
          </w:r>
          <w:r>
            <w:rPr>
              <w:noProof/>
            </w:rPr>
            <w:instrText>HYPERLINK \l "_Toc214914304"</w:instrText>
          </w:r>
          <w:r>
            <w:rPr>
              <w:noProof/>
            </w:rPr>
          </w:r>
          <w:r>
            <w:rPr>
              <w:noProof/>
            </w:rPr>
            <w:fldChar w:fldCharType="separate"/>
          </w:r>
          <w:r w:rsidRPr="00841BD4">
            <w:rPr>
              <w:rStyle w:val="Hyperlink"/>
              <w:noProof/>
            </w:rPr>
            <w:t>3.1 Licenses and Bias</w:t>
          </w:r>
          <w:r>
            <w:rPr>
              <w:noProof/>
              <w:webHidden/>
            </w:rPr>
            <w:tab/>
          </w:r>
          <w:r>
            <w:rPr>
              <w:noProof/>
              <w:webHidden/>
            </w:rPr>
            <w:fldChar w:fldCharType="begin"/>
          </w:r>
          <w:r>
            <w:rPr>
              <w:noProof/>
              <w:webHidden/>
            </w:rPr>
            <w:instrText xml:space="preserve"> PAGEREF _Toc214914304 \h </w:instrText>
          </w:r>
          <w:r>
            <w:rPr>
              <w:noProof/>
              <w:webHidden/>
            </w:rPr>
          </w:r>
          <w:r>
            <w:rPr>
              <w:noProof/>
              <w:webHidden/>
            </w:rPr>
            <w:fldChar w:fldCharType="separate"/>
          </w:r>
          <w:ins w:id="51" w:author="Loris Pennucci" w:date="2025-11-25T21:32:00Z" w16du:dateUtc="2025-11-25T20:32:00Z">
            <w:r w:rsidR="00007A50">
              <w:rPr>
                <w:noProof/>
                <w:webHidden/>
              </w:rPr>
              <w:t>10</w:t>
            </w:r>
          </w:ins>
          <w:del w:id="52" w:author="Loris Pennucci" w:date="2025-11-25T21:32:00Z" w16du:dateUtc="2025-11-25T20:32:00Z">
            <w:r w:rsidDel="00007A50">
              <w:rPr>
                <w:noProof/>
                <w:webHidden/>
              </w:rPr>
              <w:delText>9</w:delText>
            </w:r>
          </w:del>
          <w:r>
            <w:rPr>
              <w:noProof/>
              <w:webHidden/>
            </w:rPr>
            <w:fldChar w:fldCharType="end"/>
          </w:r>
          <w:r>
            <w:rPr>
              <w:noProof/>
            </w:rPr>
            <w:fldChar w:fldCharType="end"/>
          </w:r>
        </w:p>
        <w:p w14:paraId="47982BA3" w14:textId="78F05A8B" w:rsidR="00E20775" w:rsidRDefault="00E20775">
          <w:pPr>
            <w:pStyle w:val="TOC1"/>
            <w:tabs>
              <w:tab w:val="right" w:leader="dot" w:pos="10456"/>
            </w:tabs>
            <w:jc w:val="both"/>
            <w:rPr>
              <w:noProof/>
              <w:kern w:val="2"/>
              <w:lang w:val="it-IT" w:eastAsia="it-IT"/>
              <w14:ligatures w14:val="standardContextual"/>
            </w:rPr>
            <w:pPrChange w:id="53"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"_Toc214914305"</w:instrText>
          </w:r>
          <w:r>
            <w:rPr>
              <w:noProof/>
            </w:rPr>
          </w:r>
          <w:r>
            <w:rPr>
              <w:noProof/>
            </w:rPr>
            <w:fldChar w:fldCharType="separate"/>
          </w:r>
          <w:r w:rsidRPr="00841BD4">
            <w:rPr>
              <w:rStyle w:val="Hyperlink"/>
              <w:noProof/>
            </w:rPr>
            <w:t>4. Relevant Models</w:t>
          </w:r>
          <w:r>
            <w:rPr>
              <w:noProof/>
              <w:webHidden/>
            </w:rPr>
            <w:tab/>
          </w:r>
          <w:r>
            <w:rPr>
              <w:noProof/>
              <w:webHidden/>
            </w:rPr>
            <w:fldChar w:fldCharType="begin"/>
          </w:r>
          <w:r>
            <w:rPr>
              <w:noProof/>
              <w:webHidden/>
            </w:rPr>
            <w:instrText xml:space="preserve"> PAGEREF _Toc214914305 \h </w:instrText>
          </w:r>
          <w:r>
            <w:rPr>
              <w:noProof/>
              <w:webHidden/>
            </w:rPr>
          </w:r>
          <w:r>
            <w:rPr>
              <w:noProof/>
              <w:webHidden/>
            </w:rPr>
            <w:fldChar w:fldCharType="separate"/>
          </w:r>
          <w:ins w:id="54" w:author="Loris Pennucci" w:date="2025-11-25T21:32:00Z" w16du:dateUtc="2025-11-25T20:32:00Z">
            <w:r w:rsidR="00007A50">
              <w:rPr>
                <w:noProof/>
                <w:webHidden/>
              </w:rPr>
              <w:t>11</w:t>
            </w:r>
          </w:ins>
          <w:del w:id="55" w:author="Loris Pennucci" w:date="2025-11-25T21:32:00Z" w16du:dateUtc="2025-11-25T20:32:00Z">
            <w:r w:rsidDel="00007A50">
              <w:rPr>
                <w:noProof/>
                <w:webHidden/>
              </w:rPr>
              <w:delText>10</w:delText>
            </w:r>
          </w:del>
          <w:r>
            <w:rPr>
              <w:noProof/>
              <w:webHidden/>
            </w:rPr>
            <w:fldChar w:fldCharType="end"/>
          </w:r>
          <w:r>
            <w:rPr>
              <w:noProof/>
            </w:rPr>
            <w:fldChar w:fldCharType="end"/>
          </w:r>
        </w:p>
        <w:p w14:paraId="33CEF1AB" w14:textId="608A79FB" w:rsidR="00E20775" w:rsidRDefault="00E20775">
          <w:pPr>
            <w:pStyle w:val="TOC2"/>
            <w:tabs>
              <w:tab w:val="right" w:leader="dot" w:pos="10456"/>
            </w:tabs>
            <w:jc w:val="both"/>
            <w:rPr>
              <w:noProof/>
              <w:kern w:val="2"/>
              <w:lang w:val="it-IT" w:eastAsia="it-IT"/>
              <w14:ligatures w14:val="standardContextual"/>
            </w:rPr>
            <w:pPrChange w:id="56"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"_Toc214914306"</w:instrText>
          </w:r>
          <w:r>
            <w:rPr>
              <w:noProof/>
            </w:rPr>
          </w:r>
          <w:r>
            <w:rPr>
              <w:noProof/>
            </w:rPr>
            <w:fldChar w:fldCharType="separate"/>
          </w:r>
          <w:r w:rsidRPr="00841BD4">
            <w:rPr>
              <w:rStyle w:val="Hyperlink"/>
              <w:noProof/>
            </w:rPr>
            <w:t>4.1 IBM Granite - General Overview</w:t>
          </w:r>
          <w:r>
            <w:rPr>
              <w:noProof/>
              <w:webHidden/>
            </w:rPr>
            <w:tab/>
          </w:r>
          <w:r>
            <w:rPr>
              <w:noProof/>
              <w:webHidden/>
            </w:rPr>
            <w:fldChar w:fldCharType="begin"/>
          </w:r>
          <w:r>
            <w:rPr>
              <w:noProof/>
              <w:webHidden/>
            </w:rPr>
            <w:instrText xml:space="preserve"> PAGEREF _Toc214914306 \h </w:instrText>
          </w:r>
          <w:r>
            <w:rPr>
              <w:noProof/>
              <w:webHidden/>
            </w:rPr>
          </w:r>
          <w:r>
            <w:rPr>
              <w:noProof/>
              <w:webHidden/>
            </w:rPr>
            <w:fldChar w:fldCharType="separate"/>
          </w:r>
          <w:ins w:id="57" w:author="Loris Pennucci" w:date="2025-11-25T21:32:00Z" w16du:dateUtc="2025-11-25T20:32:00Z">
            <w:r w:rsidR="00007A50">
              <w:rPr>
                <w:noProof/>
                <w:webHidden/>
              </w:rPr>
              <w:t>11</w:t>
            </w:r>
          </w:ins>
          <w:del w:id="58" w:author="Loris Pennucci" w:date="2025-11-25T21:32:00Z" w16du:dateUtc="2025-11-25T20:32:00Z">
            <w:r w:rsidDel="00007A50">
              <w:rPr>
                <w:noProof/>
                <w:webHidden/>
              </w:rPr>
              <w:delText>10</w:delText>
            </w:r>
          </w:del>
          <w:r>
            <w:rPr>
              <w:noProof/>
              <w:webHidden/>
            </w:rPr>
            <w:fldChar w:fldCharType="end"/>
          </w:r>
          <w:r>
            <w:rPr>
              <w:noProof/>
            </w:rPr>
            <w:fldChar w:fldCharType="end"/>
          </w:r>
        </w:p>
        <w:p w14:paraId="251A04B7" w14:textId="6081E071" w:rsidR="00E20775" w:rsidRDefault="00E20775">
          <w:pPr>
            <w:pStyle w:val="TOC3"/>
            <w:tabs>
              <w:tab w:val="right" w:leader="dot" w:pos="10456"/>
            </w:tabs>
            <w:jc w:val="both"/>
            <w:rPr>
              <w:noProof/>
              <w:kern w:val="2"/>
              <w:lang w:val="it-IT" w:eastAsia="it-IT"/>
              <w14:ligatures w14:val="standardContextual"/>
            </w:rPr>
            <w:pPrChange w:id="59"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"_Toc214914307"</w:instrText>
          </w:r>
          <w:r>
            <w:rPr>
              <w:noProof/>
            </w:rPr>
          </w:r>
          <w:r>
            <w:rPr>
              <w:noProof/>
            </w:rPr>
            <w:fldChar w:fldCharType="separate"/>
          </w:r>
          <w:r w:rsidRPr="00841BD4">
            <w:rPr>
              <w:rStyle w:val="Hyperlink"/>
              <w:noProof/>
            </w:rPr>
            <w:t>4.1.1 Granite TinyTimeMixers</w:t>
          </w:r>
          <w:r>
            <w:rPr>
              <w:noProof/>
              <w:webHidden/>
            </w:rPr>
            <w:tab/>
          </w:r>
          <w:r>
            <w:rPr>
              <w:noProof/>
              <w:webHidden/>
            </w:rPr>
            <w:fldChar w:fldCharType="begin"/>
          </w:r>
          <w:r>
            <w:rPr>
              <w:noProof/>
              <w:webHidden/>
            </w:rPr>
            <w:instrText xml:space="preserve"> PAGEREF _Toc214914307 \h </w:instrText>
          </w:r>
          <w:r>
            <w:rPr>
              <w:noProof/>
              <w:webHidden/>
            </w:rPr>
          </w:r>
          <w:r>
            <w:rPr>
              <w:noProof/>
              <w:webHidden/>
            </w:rPr>
            <w:fldChar w:fldCharType="separate"/>
          </w:r>
          <w:ins w:id="60" w:author="Loris Pennucci" w:date="2025-11-25T21:32:00Z" w16du:dateUtc="2025-11-25T20:32:00Z">
            <w:r w:rsidR="00007A50">
              <w:rPr>
                <w:noProof/>
                <w:webHidden/>
              </w:rPr>
              <w:t>11</w:t>
            </w:r>
          </w:ins>
          <w:del w:id="61" w:author="Loris Pennucci" w:date="2025-11-25T21:32:00Z" w16du:dateUtc="2025-11-25T20:32:00Z">
            <w:r w:rsidDel="00007A50">
              <w:rPr>
                <w:noProof/>
                <w:webHidden/>
              </w:rPr>
              <w:delText>10</w:delText>
            </w:r>
          </w:del>
          <w:r>
            <w:rPr>
              <w:noProof/>
              <w:webHidden/>
            </w:rPr>
            <w:fldChar w:fldCharType="end"/>
          </w:r>
          <w:r>
            <w:rPr>
              <w:noProof/>
            </w:rPr>
            <w:fldChar w:fldCharType="end"/>
          </w:r>
        </w:p>
        <w:p w14:paraId="7233A0EB" w14:textId="1267EF25" w:rsidR="00E20775" w:rsidRDefault="00E20775">
          <w:pPr>
            <w:pStyle w:val="TOC3"/>
            <w:tabs>
              <w:tab w:val="right" w:leader="dot" w:pos="10456"/>
            </w:tabs>
            <w:jc w:val="both"/>
            <w:rPr>
              <w:noProof/>
              <w:kern w:val="2"/>
              <w:lang w:val="it-IT" w:eastAsia="it-IT"/>
              <w14:ligatures w14:val="standardContextual"/>
            </w:rPr>
            <w:pPrChange w:id="62"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"_Toc214914308"</w:instrText>
          </w:r>
          <w:r>
            <w:rPr>
              <w:noProof/>
            </w:rPr>
          </w:r>
          <w:r>
            <w:rPr>
              <w:noProof/>
            </w:rPr>
            <w:fldChar w:fldCharType="separate"/>
          </w:r>
          <w:r w:rsidRPr="00841BD4">
            <w:rPr>
              <w:rStyle w:val="Hyperlink"/>
              <w:noProof/>
            </w:rPr>
            <w:t>4.1.2 Granite TSPulse</w:t>
          </w:r>
          <w:r>
            <w:rPr>
              <w:noProof/>
              <w:webHidden/>
            </w:rPr>
            <w:tab/>
          </w:r>
          <w:r>
            <w:rPr>
              <w:noProof/>
              <w:webHidden/>
            </w:rPr>
            <w:fldChar w:fldCharType="begin"/>
          </w:r>
          <w:r>
            <w:rPr>
              <w:noProof/>
              <w:webHidden/>
            </w:rPr>
            <w:instrText xml:space="preserve"> PAGEREF _Toc214914308 \h </w:instrText>
          </w:r>
          <w:r>
            <w:rPr>
              <w:noProof/>
              <w:webHidden/>
            </w:rPr>
          </w:r>
          <w:r>
            <w:rPr>
              <w:noProof/>
              <w:webHidden/>
            </w:rPr>
            <w:fldChar w:fldCharType="separate"/>
          </w:r>
          <w:ins w:id="63" w:author="Loris Pennucci" w:date="2025-11-25T21:32:00Z" w16du:dateUtc="2025-11-25T20:32:00Z">
            <w:r w:rsidR="00007A50">
              <w:rPr>
                <w:noProof/>
                <w:webHidden/>
              </w:rPr>
              <w:t>14</w:t>
            </w:r>
          </w:ins>
          <w:del w:id="64" w:author="Loris Pennucci" w:date="2025-11-25T21:32:00Z" w16du:dateUtc="2025-11-25T20:32:00Z">
            <w:r w:rsidDel="00007A50">
              <w:rPr>
                <w:noProof/>
                <w:webHidden/>
              </w:rPr>
              <w:delText>13</w:delText>
            </w:r>
          </w:del>
          <w:r>
            <w:rPr>
              <w:noProof/>
              <w:webHidden/>
            </w:rPr>
            <w:fldChar w:fldCharType="end"/>
          </w:r>
          <w:r>
            <w:rPr>
              <w:noProof/>
            </w:rPr>
            <w:fldChar w:fldCharType="end"/>
          </w:r>
        </w:p>
        <w:p w14:paraId="41B1394D" w14:textId="1BF57007" w:rsidR="00E20775" w:rsidRDefault="00E20775">
          <w:pPr>
            <w:pStyle w:val="TOC3"/>
            <w:tabs>
              <w:tab w:val="right" w:leader="dot" w:pos="10456"/>
            </w:tabs>
            <w:jc w:val="both"/>
            <w:rPr>
              <w:noProof/>
              <w:kern w:val="2"/>
              <w:lang w:val="it-IT" w:eastAsia="it-IT"/>
              <w14:ligatures w14:val="standardContextual"/>
            </w:rPr>
            <w:pPrChange w:id="65"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"_Toc214914309"</w:instrText>
          </w:r>
          <w:r>
            <w:rPr>
              <w:noProof/>
            </w:rPr>
          </w:r>
          <w:r>
            <w:rPr>
              <w:noProof/>
            </w:rPr>
            <w:fldChar w:fldCharType="separate"/>
          </w:r>
          <w:r w:rsidRPr="00841BD4">
            <w:rPr>
              <w:rStyle w:val="Hyperlink"/>
              <w:noProof/>
            </w:rPr>
            <w:t>4.1.3 Granite PatchTST</w:t>
          </w:r>
          <w:r>
            <w:rPr>
              <w:noProof/>
              <w:webHidden/>
            </w:rPr>
            <w:tab/>
          </w:r>
          <w:r>
            <w:rPr>
              <w:noProof/>
              <w:webHidden/>
            </w:rPr>
            <w:fldChar w:fldCharType="begin"/>
          </w:r>
          <w:r>
            <w:rPr>
              <w:noProof/>
              <w:webHidden/>
            </w:rPr>
            <w:instrText xml:space="preserve"> PAGEREF _Toc214914309 \h </w:instrText>
          </w:r>
          <w:r>
            <w:rPr>
              <w:noProof/>
              <w:webHidden/>
            </w:rPr>
          </w:r>
          <w:r>
            <w:rPr>
              <w:noProof/>
              <w:webHidden/>
            </w:rPr>
            <w:fldChar w:fldCharType="separate"/>
          </w:r>
          <w:ins w:id="66" w:author="Loris Pennucci" w:date="2025-11-25T21:32:00Z" w16du:dateUtc="2025-11-25T20:32:00Z">
            <w:r w:rsidR="00007A50">
              <w:rPr>
                <w:noProof/>
                <w:webHidden/>
              </w:rPr>
              <w:t>16</w:t>
            </w:r>
          </w:ins>
          <w:del w:id="67" w:author="Loris Pennucci" w:date="2025-11-25T21:32:00Z" w16du:dateUtc="2025-11-25T20:32:00Z">
            <w:r w:rsidDel="00007A50">
              <w:rPr>
                <w:noProof/>
                <w:webHidden/>
              </w:rPr>
              <w:delText>15</w:delText>
            </w:r>
          </w:del>
          <w:r>
            <w:rPr>
              <w:noProof/>
              <w:webHidden/>
            </w:rPr>
            <w:fldChar w:fldCharType="end"/>
          </w:r>
          <w:r>
            <w:rPr>
              <w:noProof/>
            </w:rPr>
            <w:fldChar w:fldCharType="end"/>
          </w:r>
        </w:p>
        <w:p w14:paraId="46F02866" w14:textId="53F679F4" w:rsidR="00E20775" w:rsidRDefault="00E20775">
          <w:pPr>
            <w:pStyle w:val="TOC3"/>
            <w:tabs>
              <w:tab w:val="right" w:leader="dot" w:pos="10456"/>
            </w:tabs>
            <w:jc w:val="both"/>
            <w:rPr>
              <w:noProof/>
              <w:kern w:val="2"/>
              <w:lang w:val="it-IT" w:eastAsia="it-IT"/>
              <w14:ligatures w14:val="standardContextual"/>
            </w:rPr>
            <w:pPrChange w:id="68"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"_Toc214914310"</w:instrText>
          </w:r>
          <w:r>
            <w:rPr>
              <w:noProof/>
            </w:rPr>
          </w:r>
          <w:r>
            <w:rPr>
              <w:noProof/>
            </w:rPr>
            <w:fldChar w:fldCharType="separate"/>
          </w:r>
          <w:r w:rsidRPr="00841BD4">
            <w:rPr>
              <w:rStyle w:val="Hyperlink"/>
              <w:noProof/>
            </w:rPr>
            <w:t>4.1.4 Granite PatchTSMixer</w:t>
          </w:r>
          <w:r>
            <w:rPr>
              <w:noProof/>
              <w:webHidden/>
            </w:rPr>
            <w:tab/>
          </w:r>
          <w:r>
            <w:rPr>
              <w:noProof/>
              <w:webHidden/>
            </w:rPr>
            <w:fldChar w:fldCharType="begin"/>
          </w:r>
          <w:r>
            <w:rPr>
              <w:noProof/>
              <w:webHidden/>
            </w:rPr>
            <w:instrText xml:space="preserve"> PAGEREF _Toc214914310 \h </w:instrText>
          </w:r>
          <w:r>
            <w:rPr>
              <w:noProof/>
              <w:webHidden/>
            </w:rPr>
          </w:r>
          <w:r>
            <w:rPr>
              <w:noProof/>
              <w:webHidden/>
            </w:rPr>
            <w:fldChar w:fldCharType="separate"/>
          </w:r>
          <w:ins w:id="69" w:author="Loris Pennucci" w:date="2025-11-25T21:32:00Z" w16du:dateUtc="2025-11-25T20:32:00Z">
            <w:r w:rsidR="00007A50">
              <w:rPr>
                <w:noProof/>
                <w:webHidden/>
              </w:rPr>
              <w:t>18</w:t>
            </w:r>
          </w:ins>
          <w:del w:id="70" w:author="Loris Pennucci" w:date="2025-11-25T21:32:00Z" w16du:dateUtc="2025-11-25T20:32:00Z">
            <w:r w:rsidDel="00007A50">
              <w:rPr>
                <w:noProof/>
                <w:webHidden/>
              </w:rPr>
              <w:delText>17</w:delText>
            </w:r>
          </w:del>
          <w:r>
            <w:rPr>
              <w:noProof/>
              <w:webHidden/>
            </w:rPr>
            <w:fldChar w:fldCharType="end"/>
          </w:r>
          <w:r>
            <w:rPr>
              <w:noProof/>
            </w:rPr>
            <w:fldChar w:fldCharType="end"/>
          </w:r>
        </w:p>
        <w:p w14:paraId="064A9A57" w14:textId="614A6730" w:rsidR="00E20775" w:rsidRDefault="00E20775">
          <w:pPr>
            <w:pStyle w:val="TOC3"/>
            <w:tabs>
              <w:tab w:val="right" w:leader="dot" w:pos="10456"/>
            </w:tabs>
            <w:jc w:val="both"/>
            <w:rPr>
              <w:noProof/>
              <w:kern w:val="2"/>
              <w:lang w:val="it-IT" w:eastAsia="it-IT"/>
              <w14:ligatures w14:val="standardContextual"/>
            </w:rPr>
            <w:pPrChange w:id="71"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"_Toc214914311"</w:instrText>
          </w:r>
          <w:r>
            <w:rPr>
              <w:noProof/>
            </w:rPr>
          </w:r>
          <w:r>
            <w:rPr>
              <w:noProof/>
            </w:rPr>
            <w:fldChar w:fldCharType="separate"/>
          </w:r>
          <w:r w:rsidRPr="00841BD4">
            <w:rPr>
              <w:rStyle w:val="Hyperlink"/>
              <w:noProof/>
            </w:rPr>
            <w:t>4.1.5 Granite FlowState</w:t>
          </w:r>
          <w:r>
            <w:rPr>
              <w:noProof/>
              <w:webHidden/>
            </w:rPr>
            <w:tab/>
          </w:r>
          <w:r>
            <w:rPr>
              <w:noProof/>
              <w:webHidden/>
            </w:rPr>
            <w:fldChar w:fldCharType="begin"/>
          </w:r>
          <w:r>
            <w:rPr>
              <w:noProof/>
              <w:webHidden/>
            </w:rPr>
            <w:instrText xml:space="preserve"> PAGEREF _Toc214914311 \h </w:instrText>
          </w:r>
          <w:r>
            <w:rPr>
              <w:noProof/>
              <w:webHidden/>
            </w:rPr>
          </w:r>
          <w:r>
            <w:rPr>
              <w:noProof/>
              <w:webHidden/>
            </w:rPr>
            <w:fldChar w:fldCharType="separate"/>
          </w:r>
          <w:ins w:id="72" w:author="Loris Pennucci" w:date="2025-11-25T21:32:00Z" w16du:dateUtc="2025-11-25T20:32:00Z">
            <w:r w:rsidR="00007A50">
              <w:rPr>
                <w:noProof/>
                <w:webHidden/>
              </w:rPr>
              <w:t>20</w:t>
            </w:r>
          </w:ins>
          <w:del w:id="73" w:author="Loris Pennucci" w:date="2025-11-25T21:32:00Z" w16du:dateUtc="2025-11-25T20:32:00Z">
            <w:r w:rsidDel="00007A50">
              <w:rPr>
                <w:noProof/>
                <w:webHidden/>
              </w:rPr>
              <w:delText>19</w:delText>
            </w:r>
          </w:del>
          <w:r>
            <w:rPr>
              <w:noProof/>
              <w:webHidden/>
            </w:rPr>
            <w:fldChar w:fldCharType="end"/>
          </w:r>
          <w:r>
            <w:rPr>
              <w:noProof/>
            </w:rPr>
            <w:fldChar w:fldCharType="end"/>
          </w:r>
        </w:p>
        <w:p w14:paraId="770FA171" w14:textId="7BFF5366" w:rsidR="00E20775" w:rsidRDefault="00E20775">
          <w:pPr>
            <w:pStyle w:val="TOC3"/>
            <w:tabs>
              <w:tab w:val="right" w:leader="dot" w:pos="10456"/>
            </w:tabs>
            <w:jc w:val="both"/>
            <w:rPr>
              <w:noProof/>
              <w:kern w:val="2"/>
              <w:lang w:val="it-IT" w:eastAsia="it-IT"/>
              <w14:ligatures w14:val="standardContextual"/>
            </w:rPr>
            <w:pPrChange w:id="74" w:author="Damian Andrew Tamburri" w:date="2025-11-25T14:55:00Z" w16du:dateUtc="2025-11-25T13:55:00Z">
              <w:pPr>
                <w:pStyle w:val="TOC3"/>
                <w:tabs>
                  <w:tab w:val="right" w:leader="dot" w:pos="10456"/>
                </w:tabs>
              </w:pPr>
            </w:pPrChange>
          </w:pPr>
          <w:r>
            <w:rPr>
              <w:noProof/>
            </w:rPr>
            <w:fldChar w:fldCharType="begin"/>
          </w:r>
          <w:r>
            <w:rPr>
              <w:noProof/>
            </w:rPr>
            <w:instrText>HYPERLINK \l "_Toc214914312"</w:instrText>
          </w:r>
          <w:r>
            <w:rPr>
              <w:noProof/>
            </w:rPr>
          </w:r>
          <w:r>
            <w:rPr>
              <w:noProof/>
            </w:rPr>
            <w:fldChar w:fldCharType="separate"/>
          </w:r>
          <w:r w:rsidRPr="00841BD4">
            <w:rPr>
              <w:rStyle w:val="Hyperlink"/>
              <w:noProof/>
            </w:rPr>
            <w:t>4.1.6 Granite Geospatial Biomass</w:t>
          </w:r>
          <w:r>
            <w:rPr>
              <w:noProof/>
              <w:webHidden/>
            </w:rPr>
            <w:tab/>
          </w:r>
          <w:r>
            <w:rPr>
              <w:noProof/>
              <w:webHidden/>
            </w:rPr>
            <w:fldChar w:fldCharType="begin"/>
          </w:r>
          <w:r>
            <w:rPr>
              <w:noProof/>
              <w:webHidden/>
            </w:rPr>
            <w:instrText xml:space="preserve"> PAGEREF _Toc214914312 \h </w:instrText>
          </w:r>
          <w:r>
            <w:rPr>
              <w:noProof/>
              <w:webHidden/>
            </w:rPr>
          </w:r>
          <w:r>
            <w:rPr>
              <w:noProof/>
              <w:webHidden/>
            </w:rPr>
            <w:fldChar w:fldCharType="separate"/>
          </w:r>
          <w:ins w:id="75" w:author="Loris Pennucci" w:date="2025-11-25T21:32:00Z" w16du:dateUtc="2025-11-25T20:32:00Z">
            <w:r w:rsidR="00007A50">
              <w:rPr>
                <w:noProof/>
                <w:webHidden/>
              </w:rPr>
              <w:t>22</w:t>
            </w:r>
          </w:ins>
          <w:del w:id="76" w:author="Loris Pennucci" w:date="2025-11-25T21:32:00Z" w16du:dateUtc="2025-11-25T20:32:00Z">
            <w:r w:rsidDel="00007A50">
              <w:rPr>
                <w:noProof/>
                <w:webHidden/>
              </w:rPr>
              <w:delText>21</w:delText>
            </w:r>
          </w:del>
          <w:r>
            <w:rPr>
              <w:noProof/>
              <w:webHidden/>
            </w:rPr>
            <w:fldChar w:fldCharType="end"/>
          </w:r>
          <w:r>
            <w:rPr>
              <w:noProof/>
            </w:rPr>
            <w:fldChar w:fldCharType="end"/>
          </w:r>
        </w:p>
        <w:p w14:paraId="2DB161D7" w14:textId="5922E12A" w:rsidR="00E20775" w:rsidRDefault="00E20775">
          <w:pPr>
            <w:pStyle w:val="TOC2"/>
            <w:tabs>
              <w:tab w:val="right" w:leader="dot" w:pos="10456"/>
            </w:tabs>
            <w:jc w:val="both"/>
            <w:rPr>
              <w:noProof/>
              <w:kern w:val="2"/>
              <w:lang w:val="it-IT" w:eastAsia="it-IT"/>
              <w14:ligatures w14:val="standardContextual"/>
            </w:rPr>
            <w:pPrChange w:id="77"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"_Toc214914313"</w:instrText>
          </w:r>
          <w:r>
            <w:rPr>
              <w:noProof/>
            </w:rPr>
          </w:r>
          <w:r>
            <w:rPr>
              <w:noProof/>
            </w:rPr>
            <w:fldChar w:fldCharType="separate"/>
          </w:r>
          <w:r w:rsidRPr="00841BD4">
            <w:rPr>
              <w:rStyle w:val="Hyperlink"/>
              <w:noProof/>
            </w:rPr>
            <w:t>4.2 Disease Detection</w:t>
          </w:r>
          <w:r>
            <w:rPr>
              <w:noProof/>
              <w:webHidden/>
            </w:rPr>
            <w:tab/>
          </w:r>
          <w:r>
            <w:rPr>
              <w:noProof/>
              <w:webHidden/>
            </w:rPr>
            <w:fldChar w:fldCharType="begin"/>
          </w:r>
          <w:r>
            <w:rPr>
              <w:noProof/>
              <w:webHidden/>
            </w:rPr>
            <w:instrText xml:space="preserve"> PAGEREF _Toc214914313 \h </w:instrText>
          </w:r>
          <w:r>
            <w:rPr>
              <w:noProof/>
              <w:webHidden/>
            </w:rPr>
          </w:r>
          <w:r>
            <w:rPr>
              <w:noProof/>
              <w:webHidden/>
            </w:rPr>
            <w:fldChar w:fldCharType="separate"/>
          </w:r>
          <w:ins w:id="78" w:author="Loris Pennucci" w:date="2025-11-25T21:32:00Z" w16du:dateUtc="2025-11-25T20:32:00Z">
            <w:r w:rsidR="00007A50">
              <w:rPr>
                <w:noProof/>
                <w:webHidden/>
              </w:rPr>
              <w:t>23</w:t>
            </w:r>
          </w:ins>
          <w:del w:id="79" w:author="Loris Pennucci" w:date="2025-11-25T21:32:00Z" w16du:dateUtc="2025-11-25T20:32:00Z">
            <w:r w:rsidDel="00007A50">
              <w:rPr>
                <w:noProof/>
                <w:webHidden/>
              </w:rPr>
              <w:delText>22</w:delText>
            </w:r>
          </w:del>
          <w:r>
            <w:rPr>
              <w:noProof/>
              <w:webHidden/>
            </w:rPr>
            <w:fldChar w:fldCharType="end"/>
          </w:r>
          <w:r>
            <w:rPr>
              <w:noProof/>
            </w:rPr>
            <w:fldChar w:fldCharType="end"/>
          </w:r>
        </w:p>
        <w:p w14:paraId="09033D44" w14:textId="1C43DFF1" w:rsidR="00E20775" w:rsidRDefault="00E20775">
          <w:pPr>
            <w:pStyle w:val="TOC2"/>
            <w:tabs>
              <w:tab w:val="right" w:leader="dot" w:pos="10456"/>
            </w:tabs>
            <w:jc w:val="both"/>
            <w:rPr>
              <w:noProof/>
              <w:kern w:val="2"/>
              <w:lang w:val="it-IT" w:eastAsia="it-IT"/>
              <w14:ligatures w14:val="standardContextual"/>
            </w:rPr>
            <w:pPrChange w:id="80"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"_Toc214914314"</w:instrText>
          </w:r>
          <w:r>
            <w:rPr>
              <w:noProof/>
            </w:rPr>
          </w:r>
          <w:r>
            <w:rPr>
              <w:noProof/>
            </w:rPr>
            <w:fldChar w:fldCharType="separate"/>
          </w:r>
          <w:r w:rsidRPr="00841BD4">
            <w:rPr>
              <w:rStyle w:val="Hyperlink"/>
              <w:noProof/>
            </w:rPr>
            <w:t>4.3 Fruits and Vegetables Detector</w:t>
          </w:r>
          <w:r>
            <w:rPr>
              <w:noProof/>
              <w:webHidden/>
            </w:rPr>
            <w:tab/>
          </w:r>
          <w:r>
            <w:rPr>
              <w:noProof/>
              <w:webHidden/>
            </w:rPr>
            <w:fldChar w:fldCharType="begin"/>
          </w:r>
          <w:r>
            <w:rPr>
              <w:noProof/>
              <w:webHidden/>
            </w:rPr>
            <w:instrText xml:space="preserve"> PAGEREF _Toc214914314 \h </w:instrText>
          </w:r>
          <w:r>
            <w:rPr>
              <w:noProof/>
              <w:webHidden/>
            </w:rPr>
          </w:r>
          <w:r>
            <w:rPr>
              <w:noProof/>
              <w:webHidden/>
            </w:rPr>
            <w:fldChar w:fldCharType="separate"/>
          </w:r>
          <w:ins w:id="81" w:author="Loris Pennucci" w:date="2025-11-25T21:32:00Z" w16du:dateUtc="2025-11-25T20:32:00Z">
            <w:r w:rsidR="00007A50">
              <w:rPr>
                <w:noProof/>
                <w:webHidden/>
              </w:rPr>
              <w:t>24</w:t>
            </w:r>
          </w:ins>
          <w:del w:id="82" w:author="Loris Pennucci" w:date="2025-11-25T21:32:00Z" w16du:dateUtc="2025-11-25T20:32:00Z">
            <w:r w:rsidDel="00007A50">
              <w:rPr>
                <w:noProof/>
                <w:webHidden/>
              </w:rPr>
              <w:delText>23</w:delText>
            </w:r>
          </w:del>
          <w:r>
            <w:rPr>
              <w:noProof/>
              <w:webHidden/>
            </w:rPr>
            <w:fldChar w:fldCharType="end"/>
          </w:r>
          <w:r>
            <w:rPr>
              <w:noProof/>
            </w:rPr>
            <w:fldChar w:fldCharType="end"/>
          </w:r>
        </w:p>
        <w:p w14:paraId="5C520A1B" w14:textId="5BF09699" w:rsidR="00E20775" w:rsidRDefault="00E20775">
          <w:pPr>
            <w:pStyle w:val="TOC2"/>
            <w:tabs>
              <w:tab w:val="right" w:leader="dot" w:pos="10456"/>
            </w:tabs>
            <w:jc w:val="both"/>
            <w:rPr>
              <w:noProof/>
              <w:kern w:val="2"/>
              <w:lang w:val="it-IT" w:eastAsia="it-IT"/>
              <w14:ligatures w14:val="standardContextual"/>
            </w:rPr>
            <w:pPrChange w:id="83"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"_Toc214914315"</w:instrText>
          </w:r>
          <w:r>
            <w:rPr>
              <w:noProof/>
            </w:rPr>
          </w:r>
          <w:r>
            <w:rPr>
              <w:noProof/>
            </w:rPr>
            <w:fldChar w:fldCharType="separate"/>
          </w:r>
          <w:r w:rsidRPr="00841BD4">
            <w:rPr>
              <w:rStyle w:val="Hyperlink"/>
              <w:noProof/>
            </w:rPr>
            <w:t>4.4 Leaf Detection and Classification</w:t>
          </w:r>
          <w:r>
            <w:rPr>
              <w:noProof/>
              <w:webHidden/>
            </w:rPr>
            <w:tab/>
          </w:r>
          <w:r>
            <w:rPr>
              <w:noProof/>
              <w:webHidden/>
            </w:rPr>
            <w:fldChar w:fldCharType="begin"/>
          </w:r>
          <w:r>
            <w:rPr>
              <w:noProof/>
              <w:webHidden/>
            </w:rPr>
            <w:instrText xml:space="preserve"> PAGEREF _Toc214914315 \h </w:instrText>
          </w:r>
          <w:r>
            <w:rPr>
              <w:noProof/>
              <w:webHidden/>
            </w:rPr>
          </w:r>
          <w:r>
            <w:rPr>
              <w:noProof/>
              <w:webHidden/>
            </w:rPr>
            <w:fldChar w:fldCharType="separate"/>
          </w:r>
          <w:ins w:id="84" w:author="Loris Pennucci" w:date="2025-11-25T21:32:00Z" w16du:dateUtc="2025-11-25T20:32:00Z">
            <w:r w:rsidR="00007A50">
              <w:rPr>
                <w:noProof/>
                <w:webHidden/>
              </w:rPr>
              <w:t>25</w:t>
            </w:r>
          </w:ins>
          <w:del w:id="85" w:author="Loris Pennucci" w:date="2025-11-25T21:32:00Z" w16du:dateUtc="2025-11-25T20:32:00Z">
            <w:r w:rsidDel="00007A50">
              <w:rPr>
                <w:noProof/>
                <w:webHidden/>
              </w:rPr>
              <w:delText>24</w:delText>
            </w:r>
          </w:del>
          <w:r>
            <w:rPr>
              <w:noProof/>
              <w:webHidden/>
            </w:rPr>
            <w:fldChar w:fldCharType="end"/>
          </w:r>
          <w:r>
            <w:rPr>
              <w:noProof/>
            </w:rPr>
            <w:fldChar w:fldCharType="end"/>
          </w:r>
        </w:p>
        <w:p w14:paraId="525A94AF" w14:textId="3FD2310D" w:rsidR="00E20775" w:rsidRDefault="00E20775">
          <w:pPr>
            <w:pStyle w:val="TOC2"/>
            <w:tabs>
              <w:tab w:val="right" w:leader="dot" w:pos="10456"/>
            </w:tabs>
            <w:jc w:val="both"/>
            <w:rPr>
              <w:noProof/>
              <w:kern w:val="2"/>
              <w:lang w:val="it-IT" w:eastAsia="it-IT"/>
              <w14:ligatures w14:val="standardContextual"/>
            </w:rPr>
            <w:pPrChange w:id="86"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"_Toc214914316"</w:instrText>
          </w:r>
          <w:r>
            <w:rPr>
              <w:noProof/>
            </w:rPr>
          </w:r>
          <w:r>
            <w:rPr>
              <w:noProof/>
            </w:rPr>
            <w:fldChar w:fldCharType="separate"/>
          </w:r>
          <w:r w:rsidRPr="00841BD4">
            <w:rPr>
              <w:rStyle w:val="Hyperlink"/>
              <w:noProof/>
            </w:rPr>
            <w:t>4.5 Classification of Leaf Diseases</w:t>
          </w:r>
          <w:r>
            <w:rPr>
              <w:noProof/>
              <w:webHidden/>
            </w:rPr>
            <w:tab/>
          </w:r>
          <w:r>
            <w:rPr>
              <w:noProof/>
              <w:webHidden/>
            </w:rPr>
            <w:fldChar w:fldCharType="begin"/>
          </w:r>
          <w:r>
            <w:rPr>
              <w:noProof/>
              <w:webHidden/>
            </w:rPr>
            <w:instrText xml:space="preserve"> PAGEREF _Toc214914316 \h </w:instrText>
          </w:r>
          <w:r>
            <w:rPr>
              <w:noProof/>
              <w:webHidden/>
            </w:rPr>
          </w:r>
          <w:r>
            <w:rPr>
              <w:noProof/>
              <w:webHidden/>
            </w:rPr>
            <w:fldChar w:fldCharType="separate"/>
          </w:r>
          <w:ins w:id="87" w:author="Loris Pennucci" w:date="2025-11-25T21:32:00Z" w16du:dateUtc="2025-11-25T20:32:00Z">
            <w:r w:rsidR="00007A50">
              <w:rPr>
                <w:noProof/>
                <w:webHidden/>
              </w:rPr>
              <w:t>26</w:t>
            </w:r>
          </w:ins>
          <w:del w:id="88" w:author="Loris Pennucci" w:date="2025-11-25T21:32:00Z" w16du:dateUtc="2025-11-25T20:32:00Z">
            <w:r w:rsidDel="00007A50">
              <w:rPr>
                <w:noProof/>
                <w:webHidden/>
              </w:rPr>
              <w:delText>25</w:delText>
            </w:r>
          </w:del>
          <w:r>
            <w:rPr>
              <w:noProof/>
              <w:webHidden/>
            </w:rPr>
            <w:fldChar w:fldCharType="end"/>
          </w:r>
          <w:r>
            <w:rPr>
              <w:noProof/>
            </w:rPr>
            <w:fldChar w:fldCharType="end"/>
          </w:r>
        </w:p>
        <w:p w14:paraId="7806E679" w14:textId="03047101" w:rsidR="00E20775" w:rsidRDefault="00E20775">
          <w:pPr>
            <w:pStyle w:val="TOC2"/>
            <w:tabs>
              <w:tab w:val="right" w:leader="dot" w:pos="10456"/>
            </w:tabs>
            <w:jc w:val="both"/>
            <w:rPr>
              <w:noProof/>
              <w:kern w:val="2"/>
              <w:lang w:val="it-IT" w:eastAsia="it-IT"/>
              <w14:ligatures w14:val="standardContextual"/>
            </w:rPr>
            <w:pPrChange w:id="89"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"_Toc214914317"</w:instrText>
          </w:r>
          <w:r>
            <w:rPr>
              <w:noProof/>
            </w:rPr>
          </w:r>
          <w:r>
            <w:rPr>
              <w:noProof/>
            </w:rPr>
            <w:fldChar w:fldCharType="separate"/>
          </w:r>
          <w:r w:rsidRPr="00841BD4">
            <w:rPr>
              <w:rStyle w:val="Hyperlink"/>
              <w:noProof/>
            </w:rPr>
            <w:t>4.6 Timeseries Anomaly Detection</w:t>
          </w:r>
          <w:r>
            <w:rPr>
              <w:noProof/>
              <w:webHidden/>
            </w:rPr>
            <w:tab/>
          </w:r>
          <w:r>
            <w:rPr>
              <w:noProof/>
              <w:webHidden/>
            </w:rPr>
            <w:fldChar w:fldCharType="begin"/>
          </w:r>
          <w:r>
            <w:rPr>
              <w:noProof/>
              <w:webHidden/>
            </w:rPr>
            <w:instrText xml:space="preserve"> PAGEREF _Toc214914317 \h </w:instrText>
          </w:r>
          <w:r>
            <w:rPr>
              <w:noProof/>
              <w:webHidden/>
            </w:rPr>
          </w:r>
          <w:r>
            <w:rPr>
              <w:noProof/>
              <w:webHidden/>
            </w:rPr>
            <w:fldChar w:fldCharType="separate"/>
          </w:r>
          <w:ins w:id="90" w:author="Loris Pennucci" w:date="2025-11-25T21:32:00Z" w16du:dateUtc="2025-11-25T20:32:00Z">
            <w:r w:rsidR="00007A50">
              <w:rPr>
                <w:noProof/>
                <w:webHidden/>
              </w:rPr>
              <w:t>27</w:t>
            </w:r>
          </w:ins>
          <w:del w:id="91" w:author="Loris Pennucci" w:date="2025-11-25T21:32:00Z" w16du:dateUtc="2025-11-25T20:32:00Z">
            <w:r w:rsidDel="00007A50">
              <w:rPr>
                <w:noProof/>
                <w:webHidden/>
              </w:rPr>
              <w:delText>26</w:delText>
            </w:r>
          </w:del>
          <w:r>
            <w:rPr>
              <w:noProof/>
              <w:webHidden/>
            </w:rPr>
            <w:fldChar w:fldCharType="end"/>
          </w:r>
          <w:r>
            <w:rPr>
              <w:noProof/>
            </w:rPr>
            <w:fldChar w:fldCharType="end"/>
          </w:r>
        </w:p>
        <w:p w14:paraId="3BC49530" w14:textId="1206E380" w:rsidR="00E20775" w:rsidRDefault="00E20775">
          <w:pPr>
            <w:pStyle w:val="TOC2"/>
            <w:tabs>
              <w:tab w:val="right" w:leader="dot" w:pos="10456"/>
            </w:tabs>
            <w:jc w:val="both"/>
            <w:rPr>
              <w:noProof/>
              <w:kern w:val="2"/>
              <w:lang w:val="it-IT" w:eastAsia="it-IT"/>
              <w14:ligatures w14:val="standardContextual"/>
            </w:rPr>
            <w:pPrChange w:id="92"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"_Toc214914318"</w:instrText>
          </w:r>
          <w:r>
            <w:rPr>
              <w:noProof/>
            </w:rPr>
          </w:r>
          <w:r>
            <w:rPr>
              <w:noProof/>
            </w:rPr>
            <w:fldChar w:fldCharType="separate"/>
          </w:r>
          <w:r w:rsidRPr="00841BD4">
            <w:rPr>
              <w:rStyle w:val="Hyperlink"/>
              <w:noProof/>
            </w:rPr>
            <w:t>4.7 AdaptLLM Remote Sensing</w:t>
          </w:r>
          <w:r>
            <w:rPr>
              <w:noProof/>
              <w:webHidden/>
            </w:rPr>
            <w:tab/>
          </w:r>
          <w:r>
            <w:rPr>
              <w:noProof/>
              <w:webHidden/>
            </w:rPr>
            <w:fldChar w:fldCharType="begin"/>
          </w:r>
          <w:r>
            <w:rPr>
              <w:noProof/>
              <w:webHidden/>
            </w:rPr>
            <w:instrText xml:space="preserve"> PAGEREF _Toc214914318 \h </w:instrText>
          </w:r>
          <w:r>
            <w:rPr>
              <w:noProof/>
              <w:webHidden/>
            </w:rPr>
          </w:r>
          <w:r>
            <w:rPr>
              <w:noProof/>
              <w:webHidden/>
            </w:rPr>
            <w:fldChar w:fldCharType="separate"/>
          </w:r>
          <w:ins w:id="93" w:author="Loris Pennucci" w:date="2025-11-25T21:32:00Z" w16du:dateUtc="2025-11-25T20:32:00Z">
            <w:r w:rsidR="00007A50">
              <w:rPr>
                <w:noProof/>
                <w:webHidden/>
              </w:rPr>
              <w:t>28</w:t>
            </w:r>
          </w:ins>
          <w:del w:id="94" w:author="Loris Pennucci" w:date="2025-11-25T21:32:00Z" w16du:dateUtc="2025-11-25T20:32:00Z">
            <w:r w:rsidDel="00007A50">
              <w:rPr>
                <w:noProof/>
                <w:webHidden/>
              </w:rPr>
              <w:delText>27</w:delText>
            </w:r>
          </w:del>
          <w:r>
            <w:rPr>
              <w:noProof/>
              <w:webHidden/>
            </w:rPr>
            <w:fldChar w:fldCharType="end"/>
          </w:r>
          <w:r>
            <w:rPr>
              <w:noProof/>
            </w:rPr>
            <w:fldChar w:fldCharType="end"/>
          </w:r>
        </w:p>
        <w:p w14:paraId="7F9C1532" w14:textId="381DF66D" w:rsidR="00E20775" w:rsidRDefault="00E20775">
          <w:pPr>
            <w:pStyle w:val="TOC2"/>
            <w:tabs>
              <w:tab w:val="right" w:leader="dot" w:pos="10456"/>
            </w:tabs>
            <w:jc w:val="both"/>
            <w:rPr>
              <w:noProof/>
              <w:kern w:val="2"/>
              <w:lang w:val="it-IT" w:eastAsia="it-IT"/>
              <w14:ligatures w14:val="standardContextual"/>
            </w:rPr>
            <w:pPrChange w:id="95" w:author="Damian Andrew Tamburri" w:date="2025-11-25T14:55:00Z" w16du:dateUtc="2025-11-25T13:55:00Z">
              <w:pPr>
                <w:pStyle w:val="TOC2"/>
                <w:tabs>
                  <w:tab w:val="right" w:leader="dot" w:pos="10456"/>
                </w:tabs>
              </w:pPr>
            </w:pPrChange>
          </w:pPr>
          <w:r>
            <w:rPr>
              <w:noProof/>
            </w:rPr>
            <w:fldChar w:fldCharType="begin"/>
          </w:r>
          <w:r>
            <w:rPr>
              <w:noProof/>
            </w:rPr>
            <w:instrText>HYPERLINK \l "_Toc214914319"</w:instrText>
          </w:r>
          <w:r>
            <w:rPr>
              <w:noProof/>
            </w:rPr>
          </w:r>
          <w:r>
            <w:rPr>
              <w:noProof/>
            </w:rPr>
            <w:fldChar w:fldCharType="separate"/>
          </w:r>
          <w:r w:rsidRPr="00841BD4">
            <w:rPr>
              <w:rStyle w:val="Hyperlink"/>
              <w:noProof/>
            </w:rPr>
            <w:t>4.8 CropSeek LLM</w:t>
          </w:r>
          <w:r>
            <w:rPr>
              <w:noProof/>
              <w:webHidden/>
            </w:rPr>
            <w:tab/>
          </w:r>
          <w:r>
            <w:rPr>
              <w:noProof/>
              <w:webHidden/>
            </w:rPr>
            <w:fldChar w:fldCharType="begin"/>
          </w:r>
          <w:r>
            <w:rPr>
              <w:noProof/>
              <w:webHidden/>
            </w:rPr>
            <w:instrText xml:space="preserve"> PAGEREF _Toc214914319 \h </w:instrText>
          </w:r>
          <w:r>
            <w:rPr>
              <w:noProof/>
              <w:webHidden/>
            </w:rPr>
          </w:r>
          <w:r>
            <w:rPr>
              <w:noProof/>
              <w:webHidden/>
            </w:rPr>
            <w:fldChar w:fldCharType="separate"/>
          </w:r>
          <w:ins w:id="96" w:author="Loris Pennucci" w:date="2025-11-25T21:32:00Z" w16du:dateUtc="2025-11-25T20:32:00Z">
            <w:r w:rsidR="00007A50">
              <w:rPr>
                <w:noProof/>
                <w:webHidden/>
              </w:rPr>
              <w:t>30</w:t>
            </w:r>
          </w:ins>
          <w:del w:id="97" w:author="Loris Pennucci" w:date="2025-11-25T21:32:00Z" w16du:dateUtc="2025-11-25T20:32:00Z">
            <w:r w:rsidDel="00007A50">
              <w:rPr>
                <w:noProof/>
                <w:webHidden/>
              </w:rPr>
              <w:delText>29</w:delText>
            </w:r>
          </w:del>
          <w:r>
            <w:rPr>
              <w:noProof/>
              <w:webHidden/>
            </w:rPr>
            <w:fldChar w:fldCharType="end"/>
          </w:r>
          <w:r>
            <w:rPr>
              <w:noProof/>
            </w:rPr>
            <w:fldChar w:fldCharType="end"/>
          </w:r>
        </w:p>
        <w:p w14:paraId="21E6194D" w14:textId="4613BD17" w:rsidR="00E20775" w:rsidRDefault="00E20775">
          <w:pPr>
            <w:pStyle w:val="TOC1"/>
            <w:tabs>
              <w:tab w:val="right" w:leader="dot" w:pos="10456"/>
            </w:tabs>
            <w:jc w:val="both"/>
            <w:rPr>
              <w:noProof/>
              <w:kern w:val="2"/>
              <w:lang w:val="it-IT" w:eastAsia="it-IT"/>
              <w14:ligatures w14:val="standardContextual"/>
            </w:rPr>
            <w:pPrChange w:id="98"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"_Toc214914320"</w:instrText>
          </w:r>
          <w:r>
            <w:rPr>
              <w:noProof/>
            </w:rPr>
          </w:r>
          <w:r>
            <w:rPr>
              <w:noProof/>
            </w:rPr>
            <w:fldChar w:fldCharType="separate"/>
          </w:r>
          <w:r w:rsidRPr="00841BD4">
            <w:rPr>
              <w:rStyle w:val="Hyperlink"/>
              <w:noProof/>
            </w:rPr>
            <w:t>5. Models reusability</w:t>
          </w:r>
          <w:r>
            <w:rPr>
              <w:noProof/>
              <w:webHidden/>
            </w:rPr>
            <w:tab/>
          </w:r>
          <w:r>
            <w:rPr>
              <w:noProof/>
              <w:webHidden/>
            </w:rPr>
            <w:fldChar w:fldCharType="begin"/>
          </w:r>
          <w:r>
            <w:rPr>
              <w:noProof/>
              <w:webHidden/>
            </w:rPr>
            <w:instrText xml:space="preserve"> PAGEREF _Toc214914320 \h </w:instrText>
          </w:r>
          <w:r>
            <w:rPr>
              <w:noProof/>
              <w:webHidden/>
            </w:rPr>
          </w:r>
          <w:r>
            <w:rPr>
              <w:noProof/>
              <w:webHidden/>
            </w:rPr>
            <w:fldChar w:fldCharType="separate"/>
          </w:r>
          <w:ins w:id="99" w:author="Loris Pennucci" w:date="2025-11-25T21:32:00Z" w16du:dateUtc="2025-11-25T20:32:00Z">
            <w:r w:rsidR="00007A50">
              <w:rPr>
                <w:noProof/>
                <w:webHidden/>
              </w:rPr>
              <w:t>31</w:t>
            </w:r>
          </w:ins>
          <w:del w:id="100" w:author="Loris Pennucci" w:date="2025-11-25T21:32:00Z" w16du:dateUtc="2025-11-25T20:32:00Z">
            <w:r w:rsidDel="00007A50">
              <w:rPr>
                <w:noProof/>
                <w:webHidden/>
              </w:rPr>
              <w:delText>30</w:delText>
            </w:r>
          </w:del>
          <w:r>
            <w:rPr>
              <w:noProof/>
              <w:webHidden/>
            </w:rPr>
            <w:fldChar w:fldCharType="end"/>
          </w:r>
          <w:r>
            <w:rPr>
              <w:noProof/>
            </w:rPr>
            <w:fldChar w:fldCharType="end"/>
          </w:r>
        </w:p>
        <w:p w14:paraId="13655573" w14:textId="1F7E0E39" w:rsidR="00E20775" w:rsidRDefault="00E20775">
          <w:pPr>
            <w:pStyle w:val="TOC1"/>
            <w:tabs>
              <w:tab w:val="right" w:leader="dot" w:pos="10456"/>
            </w:tabs>
            <w:jc w:val="both"/>
            <w:rPr>
              <w:noProof/>
              <w:kern w:val="2"/>
              <w:lang w:val="it-IT" w:eastAsia="it-IT"/>
              <w14:ligatures w14:val="standardContextual"/>
            </w:rPr>
            <w:pPrChange w:id="101"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"_Toc214914321"</w:instrText>
          </w:r>
          <w:r>
            <w:rPr>
              <w:noProof/>
            </w:rPr>
          </w:r>
          <w:r>
            <w:rPr>
              <w:noProof/>
            </w:rPr>
            <w:fldChar w:fldCharType="separate"/>
          </w:r>
          <w:r w:rsidRPr="00841BD4">
            <w:rPr>
              <w:rStyle w:val="Hyperlink"/>
              <w:noProof/>
            </w:rPr>
            <w:t>6. Limitations of Search Method and Work</w:t>
          </w:r>
          <w:r>
            <w:rPr>
              <w:noProof/>
              <w:webHidden/>
            </w:rPr>
            <w:tab/>
          </w:r>
          <w:r>
            <w:rPr>
              <w:noProof/>
              <w:webHidden/>
            </w:rPr>
            <w:fldChar w:fldCharType="begin"/>
          </w:r>
          <w:r>
            <w:rPr>
              <w:noProof/>
              <w:webHidden/>
            </w:rPr>
            <w:instrText xml:space="preserve"> PAGEREF _Toc214914321 \h </w:instrText>
          </w:r>
          <w:r>
            <w:rPr>
              <w:noProof/>
              <w:webHidden/>
            </w:rPr>
          </w:r>
          <w:r>
            <w:rPr>
              <w:noProof/>
              <w:webHidden/>
            </w:rPr>
            <w:fldChar w:fldCharType="separate"/>
          </w:r>
          <w:ins w:id="102" w:author="Loris Pennucci" w:date="2025-11-25T21:32:00Z" w16du:dateUtc="2025-11-25T20:32:00Z">
            <w:r w:rsidR="00007A50">
              <w:rPr>
                <w:noProof/>
                <w:webHidden/>
              </w:rPr>
              <w:t>35</w:t>
            </w:r>
          </w:ins>
          <w:del w:id="103" w:author="Loris Pennucci" w:date="2025-11-25T21:32:00Z" w16du:dateUtc="2025-11-25T20:32:00Z">
            <w:r w:rsidDel="00007A50">
              <w:rPr>
                <w:noProof/>
                <w:webHidden/>
              </w:rPr>
              <w:delText>34</w:delText>
            </w:r>
          </w:del>
          <w:r>
            <w:rPr>
              <w:noProof/>
              <w:webHidden/>
            </w:rPr>
            <w:fldChar w:fldCharType="end"/>
          </w:r>
          <w:r>
            <w:rPr>
              <w:noProof/>
            </w:rPr>
            <w:fldChar w:fldCharType="end"/>
          </w:r>
        </w:p>
        <w:p w14:paraId="318BD247" w14:textId="3C4CC86A" w:rsidR="00E20775" w:rsidRDefault="00E20775">
          <w:pPr>
            <w:pStyle w:val="TOC1"/>
            <w:tabs>
              <w:tab w:val="right" w:leader="dot" w:pos="10456"/>
            </w:tabs>
            <w:jc w:val="both"/>
            <w:rPr>
              <w:noProof/>
              <w:kern w:val="2"/>
              <w:lang w:val="it-IT" w:eastAsia="it-IT"/>
              <w14:ligatures w14:val="standardContextual"/>
            </w:rPr>
            <w:pPrChange w:id="104"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"_Toc214914322"</w:instrText>
          </w:r>
          <w:r>
            <w:rPr>
              <w:noProof/>
            </w:rPr>
          </w:r>
          <w:r>
            <w:rPr>
              <w:noProof/>
            </w:rPr>
            <w:fldChar w:fldCharType="separate"/>
          </w:r>
          <w:r w:rsidRPr="00841BD4">
            <w:rPr>
              <w:rStyle w:val="Hyperlink"/>
              <w:noProof/>
            </w:rPr>
            <w:t>7. Conclusions</w:t>
          </w:r>
          <w:r>
            <w:rPr>
              <w:noProof/>
              <w:webHidden/>
            </w:rPr>
            <w:tab/>
          </w:r>
          <w:r>
            <w:rPr>
              <w:noProof/>
              <w:webHidden/>
            </w:rPr>
            <w:fldChar w:fldCharType="begin"/>
          </w:r>
          <w:r>
            <w:rPr>
              <w:noProof/>
              <w:webHidden/>
            </w:rPr>
            <w:instrText xml:space="preserve"> PAGEREF _Toc214914322 \h </w:instrText>
          </w:r>
          <w:r>
            <w:rPr>
              <w:noProof/>
              <w:webHidden/>
            </w:rPr>
          </w:r>
          <w:r>
            <w:rPr>
              <w:noProof/>
              <w:webHidden/>
            </w:rPr>
            <w:fldChar w:fldCharType="separate"/>
          </w:r>
          <w:ins w:id="105" w:author="Loris Pennucci" w:date="2025-11-25T21:32:00Z" w16du:dateUtc="2025-11-25T20:32:00Z">
            <w:r w:rsidR="00007A50">
              <w:rPr>
                <w:noProof/>
                <w:webHidden/>
              </w:rPr>
              <w:t>36</w:t>
            </w:r>
          </w:ins>
          <w:del w:id="106" w:author="Loris Pennucci" w:date="2025-11-25T21:32:00Z" w16du:dateUtc="2025-11-25T20:32:00Z">
            <w:r w:rsidDel="00007A50">
              <w:rPr>
                <w:noProof/>
                <w:webHidden/>
              </w:rPr>
              <w:delText>35</w:delText>
            </w:r>
          </w:del>
          <w:r>
            <w:rPr>
              <w:noProof/>
              <w:webHidden/>
            </w:rPr>
            <w:fldChar w:fldCharType="end"/>
          </w:r>
          <w:r>
            <w:rPr>
              <w:noProof/>
            </w:rPr>
            <w:fldChar w:fldCharType="end"/>
          </w:r>
        </w:p>
        <w:p w14:paraId="5C0EBBCB" w14:textId="378FC4D3" w:rsidR="00E20775" w:rsidRDefault="00E20775">
          <w:pPr>
            <w:pStyle w:val="TOC1"/>
            <w:tabs>
              <w:tab w:val="right" w:leader="dot" w:pos="10456"/>
            </w:tabs>
            <w:jc w:val="both"/>
            <w:rPr>
              <w:noProof/>
              <w:kern w:val="2"/>
              <w:lang w:val="it-IT" w:eastAsia="it-IT"/>
              <w14:ligatures w14:val="standardContextual"/>
            </w:rPr>
            <w:pPrChange w:id="107"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"_Toc214914323"</w:instrText>
          </w:r>
          <w:r>
            <w:rPr>
              <w:noProof/>
            </w:rPr>
          </w:r>
          <w:r>
            <w:rPr>
              <w:noProof/>
            </w:rPr>
            <w:fldChar w:fldCharType="separate"/>
          </w:r>
          <w:r w:rsidRPr="00841BD4">
            <w:rPr>
              <w:rStyle w:val="Hyperlink"/>
              <w:noProof/>
            </w:rPr>
            <w:t>References</w:t>
          </w:r>
          <w:r>
            <w:rPr>
              <w:noProof/>
              <w:webHidden/>
            </w:rPr>
            <w:tab/>
          </w:r>
          <w:r>
            <w:rPr>
              <w:noProof/>
              <w:webHidden/>
            </w:rPr>
            <w:fldChar w:fldCharType="begin"/>
          </w:r>
          <w:r>
            <w:rPr>
              <w:noProof/>
              <w:webHidden/>
            </w:rPr>
            <w:instrText xml:space="preserve"> PAGEREF _Toc214914323 \h </w:instrText>
          </w:r>
          <w:r>
            <w:rPr>
              <w:noProof/>
              <w:webHidden/>
            </w:rPr>
          </w:r>
          <w:r>
            <w:rPr>
              <w:noProof/>
              <w:webHidden/>
            </w:rPr>
            <w:fldChar w:fldCharType="separate"/>
          </w:r>
          <w:ins w:id="108" w:author="Loris Pennucci" w:date="2025-11-25T21:32:00Z" w16du:dateUtc="2025-11-25T20:32:00Z">
            <w:r w:rsidR="00007A50">
              <w:rPr>
                <w:noProof/>
                <w:webHidden/>
              </w:rPr>
              <w:t>37</w:t>
            </w:r>
          </w:ins>
          <w:del w:id="109" w:author="Loris Pennucci" w:date="2025-11-25T21:32:00Z" w16du:dateUtc="2025-11-25T20:32:00Z">
            <w:r w:rsidDel="00007A50">
              <w:rPr>
                <w:noProof/>
                <w:webHidden/>
              </w:rPr>
              <w:delText>36</w:delText>
            </w:r>
          </w:del>
          <w:r>
            <w:rPr>
              <w:noProof/>
              <w:webHidden/>
            </w:rPr>
            <w:fldChar w:fldCharType="end"/>
          </w:r>
          <w:r>
            <w:rPr>
              <w:noProof/>
            </w:rPr>
            <w:fldChar w:fldCharType="end"/>
          </w:r>
        </w:p>
        <w:p w14:paraId="3C4737F5" w14:textId="0D08E5ED" w:rsidR="00E20775" w:rsidRDefault="00E20775">
          <w:pPr>
            <w:pStyle w:val="TOC1"/>
            <w:tabs>
              <w:tab w:val="right" w:leader="dot" w:pos="10456"/>
            </w:tabs>
            <w:jc w:val="both"/>
            <w:rPr>
              <w:noProof/>
              <w:kern w:val="2"/>
              <w:lang w:val="it-IT" w:eastAsia="it-IT"/>
              <w14:ligatures w14:val="standardContextual"/>
            </w:rPr>
            <w:pPrChange w:id="110" w:author="Damian Andrew Tamburri" w:date="2025-11-25T14:55:00Z" w16du:dateUtc="2025-11-25T13:55:00Z">
              <w:pPr>
                <w:pStyle w:val="TOC1"/>
                <w:tabs>
                  <w:tab w:val="right" w:leader="dot" w:pos="10456"/>
                </w:tabs>
              </w:pPr>
            </w:pPrChange>
          </w:pPr>
          <w:r>
            <w:rPr>
              <w:noProof/>
            </w:rPr>
            <w:fldChar w:fldCharType="begin"/>
          </w:r>
          <w:r>
            <w:rPr>
              <w:noProof/>
            </w:rPr>
            <w:instrText>HYPERLINK \l "_Toc214914324"</w:instrText>
          </w:r>
          <w:r>
            <w:rPr>
              <w:noProof/>
            </w:rPr>
          </w:r>
          <w:r>
            <w:rPr>
              <w:noProof/>
            </w:rPr>
            <w:fldChar w:fldCharType="separate"/>
          </w:r>
          <w:r w:rsidRPr="00841BD4">
            <w:rPr>
              <w:rStyle w:val="Hyperlink"/>
              <w:noProof/>
            </w:rPr>
            <w:t>Appendix</w:t>
          </w:r>
          <w:r>
            <w:rPr>
              <w:noProof/>
              <w:webHidden/>
            </w:rPr>
            <w:tab/>
          </w:r>
          <w:r>
            <w:rPr>
              <w:noProof/>
              <w:webHidden/>
            </w:rPr>
            <w:fldChar w:fldCharType="begin"/>
          </w:r>
          <w:r>
            <w:rPr>
              <w:noProof/>
              <w:webHidden/>
            </w:rPr>
            <w:instrText xml:space="preserve"> PAGEREF _Toc214914324 \h </w:instrText>
          </w:r>
          <w:r>
            <w:rPr>
              <w:noProof/>
              <w:webHidden/>
            </w:rPr>
          </w:r>
          <w:r>
            <w:rPr>
              <w:noProof/>
              <w:webHidden/>
            </w:rPr>
            <w:fldChar w:fldCharType="separate"/>
          </w:r>
          <w:ins w:id="111" w:author="Loris Pennucci" w:date="2025-11-25T21:32:00Z" w16du:dateUtc="2025-11-25T20:32:00Z">
            <w:r w:rsidR="00007A50">
              <w:rPr>
                <w:noProof/>
                <w:webHidden/>
              </w:rPr>
              <w:t>38</w:t>
            </w:r>
          </w:ins>
          <w:del w:id="112" w:author="Loris Pennucci" w:date="2025-11-25T21:32:00Z" w16du:dateUtc="2025-11-25T20:32:00Z">
            <w:r w:rsidDel="00007A50">
              <w:rPr>
                <w:noProof/>
                <w:webHidden/>
              </w:rPr>
              <w:delText>37</w:delText>
            </w:r>
          </w:del>
          <w:r>
            <w:rPr>
              <w:noProof/>
              <w:webHidden/>
            </w:rPr>
            <w:fldChar w:fldCharType="end"/>
          </w:r>
          <w:r>
            <w:rPr>
              <w:noProof/>
            </w:rPr>
            <w:fldChar w:fldCharType="end"/>
          </w:r>
        </w:p>
        <w:p w14:paraId="133A8A59" w14:textId="187216DF" w:rsidR="00E20775" w:rsidRDefault="00E20775">
          <w:pPr>
            <w:pStyle w:val="TOC3"/>
            <w:tabs>
              <w:tab w:val="left" w:pos="960"/>
              <w:tab w:val="right" w:leader="dot" w:pos="10456"/>
            </w:tabs>
            <w:jc w:val="both"/>
            <w:rPr>
              <w:noProof/>
              <w:kern w:val="2"/>
              <w:lang w:val="it-IT" w:eastAsia="it-IT"/>
              <w14:ligatures w14:val="standardContextual"/>
            </w:rPr>
            <w:pPrChange w:id="113" w:author="Damian Andrew Tamburri" w:date="2025-11-25T14:55:00Z" w16du:dateUtc="2025-11-25T13:55:00Z">
              <w:pPr>
                <w:pStyle w:val="TOC3"/>
                <w:tabs>
                  <w:tab w:val="left" w:pos="960"/>
                  <w:tab w:val="right" w:leader="dot" w:pos="10456"/>
                </w:tabs>
              </w:pPr>
            </w:pPrChange>
          </w:pPr>
          <w:r>
            <w:rPr>
              <w:noProof/>
            </w:rPr>
            <w:fldChar w:fldCharType="begin"/>
          </w:r>
          <w:r>
            <w:rPr>
              <w:noProof/>
            </w:rPr>
            <w:instrText>HYPERLINK \l "_Toc214914325"</w:instrText>
          </w:r>
          <w:r>
            <w:rPr>
              <w:noProof/>
            </w:rPr>
          </w:r>
          <w:r>
            <w:rPr>
              <w:noProof/>
            </w:rPr>
            <w:fldChar w:fldCharType="separate"/>
          </w:r>
          <w:r w:rsidRPr="00841BD4">
            <w:rPr>
              <w:rStyle w:val="Hyperlink"/>
              <w:noProof/>
            </w:rPr>
            <w:t>A</w:t>
          </w:r>
          <w:r>
            <w:rPr>
              <w:noProof/>
              <w:kern w:val="2"/>
              <w:lang w:val="it-IT" w:eastAsia="it-IT"/>
              <w14:ligatures w14:val="standardContextual"/>
            </w:rPr>
            <w:tab/>
          </w:r>
          <w:r w:rsidRPr="00841BD4">
            <w:rPr>
              <w:rStyle w:val="Hyperlink"/>
              <w:noProof/>
            </w:rPr>
            <w:t>Models Retrieval Script</w:t>
          </w:r>
          <w:r>
            <w:rPr>
              <w:noProof/>
              <w:webHidden/>
            </w:rPr>
            <w:tab/>
          </w:r>
          <w:r>
            <w:rPr>
              <w:noProof/>
              <w:webHidden/>
            </w:rPr>
            <w:fldChar w:fldCharType="begin"/>
          </w:r>
          <w:r>
            <w:rPr>
              <w:noProof/>
              <w:webHidden/>
            </w:rPr>
            <w:instrText xml:space="preserve"> PAGEREF _Toc214914325 \h </w:instrText>
          </w:r>
          <w:r>
            <w:rPr>
              <w:noProof/>
              <w:webHidden/>
            </w:rPr>
          </w:r>
          <w:r>
            <w:rPr>
              <w:noProof/>
              <w:webHidden/>
            </w:rPr>
            <w:fldChar w:fldCharType="separate"/>
          </w:r>
          <w:ins w:id="114" w:author="Loris Pennucci" w:date="2025-11-25T21:32:00Z" w16du:dateUtc="2025-11-25T20:32:00Z">
            <w:r w:rsidR="00007A50">
              <w:rPr>
                <w:noProof/>
                <w:webHidden/>
              </w:rPr>
              <w:t>38</w:t>
            </w:r>
          </w:ins>
          <w:del w:id="115" w:author="Loris Pennucci" w:date="2025-11-25T21:32:00Z" w16du:dateUtc="2025-11-25T20:32:00Z">
            <w:r w:rsidDel="00007A50">
              <w:rPr>
                <w:noProof/>
                <w:webHidden/>
              </w:rPr>
              <w:delText>37</w:delText>
            </w:r>
          </w:del>
          <w:r>
            <w:rPr>
              <w:noProof/>
              <w:webHidden/>
            </w:rPr>
            <w:fldChar w:fldCharType="end"/>
          </w:r>
          <w:r>
            <w:rPr>
              <w:noProof/>
            </w:rPr>
            <w:fldChar w:fldCharType="end"/>
          </w:r>
        </w:p>
        <w:p w14:paraId="47DA31BA" w14:textId="174864DE" w:rsidR="00E20775" w:rsidRDefault="00E20775">
          <w:pPr>
            <w:pStyle w:val="TOC3"/>
            <w:tabs>
              <w:tab w:val="left" w:pos="960"/>
              <w:tab w:val="right" w:leader="dot" w:pos="10456"/>
            </w:tabs>
            <w:jc w:val="both"/>
            <w:rPr>
              <w:noProof/>
              <w:kern w:val="2"/>
              <w:lang w:val="it-IT" w:eastAsia="it-IT"/>
              <w14:ligatures w14:val="standardContextual"/>
            </w:rPr>
            <w:pPrChange w:id="116" w:author="Damian Andrew Tamburri" w:date="2025-11-25T14:55:00Z" w16du:dateUtc="2025-11-25T13:55:00Z">
              <w:pPr>
                <w:pStyle w:val="TOC3"/>
                <w:tabs>
                  <w:tab w:val="left" w:pos="960"/>
                  <w:tab w:val="right" w:leader="dot" w:pos="10456"/>
                </w:tabs>
              </w:pPr>
            </w:pPrChange>
          </w:pPr>
          <w:r>
            <w:rPr>
              <w:noProof/>
            </w:rPr>
            <w:fldChar w:fldCharType="begin"/>
          </w:r>
          <w:r>
            <w:rPr>
              <w:noProof/>
            </w:rPr>
            <w:instrText>HYPERLINK \l "_Toc214914326"</w:instrText>
          </w:r>
          <w:r>
            <w:rPr>
              <w:noProof/>
            </w:rPr>
          </w:r>
          <w:r>
            <w:rPr>
              <w:noProof/>
            </w:rPr>
            <w:fldChar w:fldCharType="separate"/>
          </w:r>
          <w:r w:rsidRPr="00841BD4">
            <w:rPr>
              <w:rStyle w:val="Hyperlink"/>
              <w:noProof/>
            </w:rPr>
            <w:t>B</w:t>
          </w:r>
          <w:r>
            <w:rPr>
              <w:noProof/>
              <w:kern w:val="2"/>
              <w:lang w:val="it-IT" w:eastAsia="it-IT"/>
              <w14:ligatures w14:val="standardContextual"/>
            </w:rPr>
            <w:tab/>
          </w:r>
          <w:r w:rsidRPr="00841BD4">
            <w:rPr>
              <w:rStyle w:val="Hyperlink"/>
              <w:noProof/>
            </w:rPr>
            <w:t>Non-Relevant Models</w:t>
          </w:r>
          <w:r>
            <w:rPr>
              <w:noProof/>
              <w:webHidden/>
            </w:rPr>
            <w:tab/>
          </w:r>
          <w:r>
            <w:rPr>
              <w:noProof/>
              <w:webHidden/>
            </w:rPr>
            <w:fldChar w:fldCharType="begin"/>
          </w:r>
          <w:r>
            <w:rPr>
              <w:noProof/>
              <w:webHidden/>
            </w:rPr>
            <w:instrText xml:space="preserve"> PAGEREF _Toc214914326 \h </w:instrText>
          </w:r>
          <w:r>
            <w:rPr>
              <w:noProof/>
              <w:webHidden/>
            </w:rPr>
          </w:r>
          <w:r>
            <w:rPr>
              <w:noProof/>
              <w:webHidden/>
            </w:rPr>
            <w:fldChar w:fldCharType="separate"/>
          </w:r>
          <w:ins w:id="117" w:author="Loris Pennucci" w:date="2025-11-25T21:32:00Z" w16du:dateUtc="2025-11-25T20:32:00Z">
            <w:r w:rsidR="00007A50">
              <w:rPr>
                <w:noProof/>
                <w:webHidden/>
              </w:rPr>
              <w:t>38</w:t>
            </w:r>
          </w:ins>
          <w:del w:id="118" w:author="Loris Pennucci" w:date="2025-11-25T21:32:00Z" w16du:dateUtc="2025-11-25T20:32:00Z">
            <w:r w:rsidDel="00007A50">
              <w:rPr>
                <w:noProof/>
                <w:webHidden/>
              </w:rPr>
              <w:delText>37</w:delText>
            </w:r>
          </w:del>
          <w:r>
            <w:rPr>
              <w:noProof/>
              <w:webHidden/>
            </w:rPr>
            <w:fldChar w:fldCharType="end"/>
          </w:r>
          <w:r>
            <w:rPr>
              <w:noProof/>
            </w:rPr>
            <w:fldChar w:fldCharType="end"/>
          </w:r>
        </w:p>
        <w:p w14:paraId="66B4871F" w14:textId="18B28BA8" w:rsidR="00E0647F" w:rsidRDefault="00E0647F">
          <w:pPr>
            <w:jc w:val="both"/>
            <w:pPrChange w:id="119" w:author="Damian Andrew Tamburri" w:date="2025-11-25T14:55:00Z" w16du:dateUtc="2025-11-25T13:55:00Z">
              <w:pPr/>
            </w:pPrChange>
          </w:pPr>
          <w:r>
            <w:rPr>
              <w:b/>
              <w:bCs/>
              <w:noProof/>
            </w:rPr>
            <w:fldChar w:fldCharType="end"/>
          </w:r>
        </w:p>
      </w:sdtContent>
    </w:sdt>
    <w:p w14:paraId="636800EA" w14:textId="3B7454E3" w:rsidR="00133F08" w:rsidRPr="00E0647F" w:rsidRDefault="00E0647F">
      <w:pPr>
        <w:jc w:val="both"/>
        <w:rPr>
          <w:color w:val="156082" w:themeColor="accent1"/>
        </w:rPr>
        <w:pPrChange w:id="120" w:author="Damian Andrew Tamburri" w:date="2025-11-25T14:55:00Z" w16du:dateUtc="2025-11-25T13:55:00Z">
          <w:pPr/>
        </w:pPrChange>
      </w:pPr>
      <w:r>
        <w:rPr>
          <w:rStyle w:val="Hyperlink"/>
        </w:rPr>
        <w:br w:type="page"/>
      </w:r>
    </w:p>
    <w:p w14:paraId="009A7A63" w14:textId="77777777" w:rsidR="00133F08" w:rsidRPr="00893C54" w:rsidRDefault="003E0668">
      <w:pPr>
        <w:pStyle w:val="Heading1"/>
        <w:jc w:val="both"/>
        <w:rPr>
          <w:lang w:val="it-IT"/>
        </w:rPr>
        <w:pPrChange w:id="121" w:author="Damian Andrew Tamburri" w:date="2025-11-25T14:55:00Z" w16du:dateUtc="2025-11-25T13:55:00Z">
          <w:pPr>
            <w:pStyle w:val="Heading1"/>
          </w:pPr>
        </w:pPrChange>
      </w:pPr>
      <w:bookmarkStart w:id="122" w:name="_Toc214914300"/>
      <w:bookmarkStart w:id="123" w:name="introduction"/>
      <w:bookmarkEnd w:id="7"/>
      <w:r w:rsidRPr="00893C54">
        <w:rPr>
          <w:lang w:val="it-IT"/>
        </w:rPr>
        <w:lastRenderedPageBreak/>
        <w:t>1. Introduction</w:t>
      </w:r>
      <w:bookmarkEnd w:id="122"/>
    </w:p>
    <w:p w14:paraId="073CA2E8" w14:textId="1E2BF887" w:rsidR="003360D8" w:rsidRPr="003B7998" w:rsidRDefault="00B97C84">
      <w:pPr>
        <w:pStyle w:val="BodyText"/>
        <w:jc w:val="both"/>
        <w:rPr>
          <w:lang w:val="it-IT"/>
        </w:rPr>
        <w:pPrChange w:id="124" w:author="Damian Andrew Tamburri" w:date="2025-11-25T14:55:00Z" w16du:dateUtc="2025-11-25T13:55:00Z">
          <w:pPr>
            <w:pStyle w:val="BodyText"/>
          </w:pPr>
        </w:pPrChange>
      </w:pPr>
      <w:r w:rsidRPr="003B7998">
        <w:rPr>
          <w:lang w:val="it-IT"/>
        </w:rPr>
        <w:t xml:space="preserve">Paper su riuso di modelli &gt; </w:t>
      </w:r>
      <w:r w:rsidR="003360D8" w:rsidRPr="003B7998">
        <w:rPr>
          <w:lang w:val="it-IT"/>
        </w:rPr>
        <w:t>https://arxiv.org/pdf/2404.16688</w:t>
      </w:r>
    </w:p>
    <w:p w14:paraId="69451473" w14:textId="4B855E83" w:rsidR="00981B79" w:rsidRPr="00981B79" w:rsidRDefault="003B0539">
      <w:pPr>
        <w:pStyle w:val="BodyText"/>
        <w:jc w:val="both"/>
        <w:pPrChange w:id="125" w:author="Damian Andrew Tamburri" w:date="2025-11-25T14:55:00Z" w16du:dateUtc="2025-11-25T13:55:00Z">
          <w:pPr>
            <w:pStyle w:val="BodyText"/>
          </w:pPr>
        </w:pPrChange>
      </w:pPr>
      <w:r>
        <w:t>Artificial Intelligence and Machine Learning</w:t>
      </w:r>
      <w:r w:rsidR="00981B79" w:rsidRPr="00981B79">
        <w:t xml:space="preserve"> ha</w:t>
      </w:r>
      <w:r>
        <w:t>ve</w:t>
      </w:r>
      <w:r w:rsidR="00981B79" w:rsidRPr="00981B79">
        <w:t xml:space="preserve"> become a cornerstone of modern innovation, enabling solutions across diverse domains through the use of pre-trained models. These models, </w:t>
      </w:r>
      <w:commentRangeStart w:id="126"/>
      <w:r w:rsidR="00981B79" w:rsidRPr="00981B79">
        <w:t xml:space="preserve">developed on large and often heterogeneous datasets, encapsulate knowledge that can be transferred and adapted to new tasks. Model reusability refers to the ability to </w:t>
      </w:r>
      <w:r w:rsidR="00080449">
        <w:t>utilize</w:t>
      </w:r>
      <w:r w:rsidR="00981B79" w:rsidRPr="00981B79">
        <w:t xml:space="preserve"> such pre-trained models beyond their original scope, reducing the need for extensive retraining and accelerating the deployment of AI systems. Reusability is not only a matter of technical feasibility but also of efficiency, scalability, and sustainability, as it allows organizations to maximize the value of existing computational resources while minimizing costs and time.</w:t>
      </w:r>
    </w:p>
    <w:p w14:paraId="1A2E720C" w14:textId="27F45D82" w:rsidR="00981B79" w:rsidRPr="00981B79" w:rsidRDefault="001477AD">
      <w:pPr>
        <w:pStyle w:val="BodyText"/>
        <w:jc w:val="both"/>
        <w:pPrChange w:id="127" w:author="Damian Andrew Tamburri" w:date="2025-11-25T14:55:00Z" w16du:dateUtc="2025-11-25T13:55:00Z">
          <w:pPr>
            <w:pStyle w:val="BodyText"/>
          </w:pPr>
        </w:pPrChange>
      </w:pPr>
      <w:r>
        <w:t>Meanwhile</w:t>
      </w:r>
      <w:r w:rsidR="00981B79" w:rsidRPr="00981B79">
        <w:t>, precision farming has emerged as a</w:t>
      </w:r>
      <w:r>
        <w:t>n</w:t>
      </w:r>
      <w:r w:rsidR="00981B79" w:rsidRPr="00981B79">
        <w:t xml:space="preserve"> </w:t>
      </w:r>
      <w:r>
        <w:t xml:space="preserve">innovative </w:t>
      </w:r>
      <w:r w:rsidR="00981B79" w:rsidRPr="00981B79">
        <w:t xml:space="preserve">approach to agriculture, integrating advanced technologies to optimize crop management, resource allocation, and environmental sustainability. By harnessing data from sensors, drones, satellites, and other digital tools, precision farming </w:t>
      </w:r>
      <w:r>
        <w:t>allows</w:t>
      </w:r>
      <w:r w:rsidR="00981B79" w:rsidRPr="00981B79">
        <w:t xml:space="preserve"> farmers to make informed decisions that improve yields, reduce waste, and mitigate ecological impact. AI</w:t>
      </w:r>
      <w:r w:rsidR="00981B79">
        <w:t xml:space="preserve"> can</w:t>
      </w:r>
      <w:r w:rsidR="00981B79" w:rsidRPr="00981B79">
        <w:t xml:space="preserve"> play a pivotal role in this domain, offering predictive insights, automated monitoring, and adaptive strategies tailored to specific agricultural contexts.</w:t>
      </w:r>
      <w:commentRangeEnd w:id="126"/>
      <w:r w:rsidR="00C66D75">
        <w:rPr>
          <w:rStyle w:val="CommentReference"/>
        </w:rPr>
        <w:commentReference w:id="126"/>
      </w:r>
    </w:p>
    <w:p w14:paraId="02D9E9EA" w14:textId="2FAFB71B" w:rsidR="00981B79" w:rsidRDefault="00981B79">
      <w:pPr>
        <w:pStyle w:val="BodyText"/>
        <w:jc w:val="both"/>
        <w:pPrChange w:id="128" w:author="Damian Andrew Tamburri" w:date="2025-11-25T14:55:00Z" w16du:dateUtc="2025-11-25T13:55:00Z">
          <w:pPr>
            <w:pStyle w:val="BodyText"/>
          </w:pPr>
        </w:pPrChange>
      </w:pPr>
      <w:r w:rsidRPr="00981B79">
        <w:t>The intersection of these two concepts</w:t>
      </w:r>
      <w:r>
        <w:t xml:space="preserve"> </w:t>
      </w:r>
      <w:r w:rsidRPr="00981B79">
        <w:t>presents both opportunities and challenges</w:t>
      </w:r>
      <w:r>
        <w:t>:</w:t>
      </w:r>
      <w:r w:rsidRPr="00981B79">
        <w:t xml:space="preserve"> </w:t>
      </w:r>
      <w:r>
        <w:t xml:space="preserve">while utilizing </w:t>
      </w:r>
      <w:r w:rsidRPr="00981B79">
        <w:t xml:space="preserve">pre-trained models </w:t>
      </w:r>
      <w:r>
        <w:t>could</w:t>
      </w:r>
      <w:r w:rsidRPr="00981B79">
        <w:t xml:space="preserve"> </w:t>
      </w:r>
      <w:r>
        <w:t xml:space="preserve">provide a strong and cheap option to process </w:t>
      </w:r>
      <w:r w:rsidR="00201B88">
        <w:t>the gathered data,</w:t>
      </w:r>
      <w:r w:rsidRPr="00981B79">
        <w:t xml:space="preserve"> evaluating their reusability requires careful consideration of criteria and metrics such as domain relevance, data compatibility, performance robustness, and adaptability to local conditions.</w:t>
      </w:r>
    </w:p>
    <w:p w14:paraId="2B93A983" w14:textId="24DAD000" w:rsidR="00201B88" w:rsidRPr="00981B79" w:rsidRDefault="00201B88">
      <w:pPr>
        <w:pStyle w:val="BodyText"/>
        <w:jc w:val="both"/>
        <w:pPrChange w:id="129" w:author="Damian Andrew Tamburri" w:date="2025-11-25T14:55:00Z" w16du:dateUtc="2025-11-25T13:55:00Z">
          <w:pPr>
            <w:pStyle w:val="BodyText"/>
          </w:pPr>
        </w:pPrChange>
      </w:pPr>
      <w:r>
        <w:t xml:space="preserve">This thesis aims to propose a method of evaluating the reusability of pre-trained AI models in the context of precision farming, </w:t>
      </w:r>
      <w:r w:rsidRPr="00981B79">
        <w:t xml:space="preserve">and specifically the Farm-Tech </w:t>
      </w:r>
      <w:r>
        <w:t>project; while we are considering this specific field, we aim to develop a method that may generalize to other fields.</w:t>
      </w:r>
    </w:p>
    <w:p w14:paraId="401AF888" w14:textId="5912F617" w:rsidR="00A52030" w:rsidRDefault="00917122">
      <w:pPr>
        <w:pStyle w:val="BodyText"/>
        <w:jc w:val="both"/>
        <w:pPrChange w:id="130" w:author="Damian Andrew Tamburri" w:date="2025-11-25T14:55:00Z" w16du:dateUtc="2025-11-25T13:55:00Z">
          <w:pPr>
            <w:pStyle w:val="BodyText"/>
          </w:pPr>
        </w:pPrChange>
      </w:pPr>
      <w:commentRangeStart w:id="131"/>
      <w:r>
        <w:t>More f</w:t>
      </w:r>
      <w:r w:rsidR="00A52030">
        <w:t xml:space="preserve">ormally, </w:t>
      </w:r>
      <w:r w:rsidR="006A492D">
        <w:t>the research question we aim to answer in this work is</w:t>
      </w:r>
      <w:r w:rsidR="00A52030">
        <w:t>:</w:t>
      </w:r>
      <w:r w:rsidR="00A52030">
        <w:tab/>
      </w:r>
    </w:p>
    <w:p w14:paraId="2C8FC7EA" w14:textId="69566BBC" w:rsidR="00A52030" w:rsidRDefault="00955332">
      <w:pPr>
        <w:pStyle w:val="BodyText"/>
        <w:numPr>
          <w:ilvl w:val="0"/>
          <w:numId w:val="18"/>
        </w:numPr>
        <w:jc w:val="both"/>
        <w:pPrChange w:id="132" w:author="Damian Andrew Tamburri" w:date="2025-11-25T14:55:00Z" w16du:dateUtc="2025-11-25T13:55:00Z">
          <w:pPr>
            <w:pStyle w:val="BodyText"/>
            <w:numPr>
              <w:numId w:val="18"/>
            </w:numPr>
            <w:ind w:left="720" w:hanging="360"/>
          </w:pPr>
        </w:pPrChange>
      </w:pPr>
      <w:r w:rsidRPr="00955332">
        <w:t xml:space="preserve">What criteria and metrics can be </w:t>
      </w:r>
      <w:r w:rsidR="00CD6F52">
        <w:t>considered</w:t>
      </w:r>
      <w:r w:rsidRPr="00955332">
        <w:t xml:space="preserve"> to evaluate the reusability of pre-trained models in precision farming, and how can these be applied within the Farm-Tech project?</w:t>
      </w:r>
    </w:p>
    <w:p w14:paraId="72B7AB48" w14:textId="05038979" w:rsidR="00EE18E1" w:rsidRDefault="00EE18E1">
      <w:pPr>
        <w:pStyle w:val="BodyText"/>
        <w:jc w:val="both"/>
        <w:pPrChange w:id="133" w:author="Damian Andrew Tamburri" w:date="2025-11-25T14:55:00Z" w16du:dateUtc="2025-11-25T13:55:00Z">
          <w:pPr>
            <w:pStyle w:val="BodyText"/>
          </w:pPr>
        </w:pPrChange>
      </w:pPr>
      <w:r w:rsidRPr="00EE18E1">
        <w:t xml:space="preserve">To answer this, </w:t>
      </w:r>
      <w:r>
        <w:t>this thesis</w:t>
      </w:r>
      <w:r w:rsidRPr="00EE18E1">
        <w:t xml:space="preserve"> will </w:t>
      </w:r>
      <w:r>
        <w:t xml:space="preserve">aim to </w:t>
      </w:r>
      <w:r w:rsidRPr="00EE18E1">
        <w:t xml:space="preserve">establish a </w:t>
      </w:r>
      <w:r>
        <w:t xml:space="preserve">method </w:t>
      </w:r>
      <w:r w:rsidRPr="00EE18E1">
        <w:t xml:space="preserve">for assessing reusability </w:t>
      </w:r>
      <w:r>
        <w:t xml:space="preserve">and </w:t>
      </w:r>
      <w:r w:rsidRPr="00EE18E1">
        <w:t>apply it to a list of selected pre-trained models, systematically analyzing their potential deployment Farm-Tech</w:t>
      </w:r>
      <w:r w:rsidR="00780D85">
        <w:t>.</w:t>
      </w:r>
    </w:p>
    <w:p w14:paraId="2BFC3B6B" w14:textId="4713B7D1" w:rsidR="00841571" w:rsidRDefault="00D6115B">
      <w:pPr>
        <w:pStyle w:val="BodyText"/>
        <w:jc w:val="both"/>
        <w:pPrChange w:id="134" w:author="Damian Andrew Tamburri" w:date="2025-11-25T14:55:00Z" w16du:dateUtc="2025-11-25T13:55:00Z">
          <w:pPr>
            <w:pStyle w:val="BodyText"/>
          </w:pPr>
        </w:pPrChange>
      </w:pPr>
      <w:r w:rsidRPr="00D6115B">
        <w:t>Evaluating the reusability of pre-trained models in precision farming</w:t>
      </w:r>
      <w:r>
        <w:t xml:space="preserve"> (and more in general for any field outside of the original model’s scope)</w:t>
      </w:r>
      <w:r w:rsidRPr="00D6115B">
        <w:t xml:space="preserve"> is </w:t>
      </w:r>
      <w:r>
        <w:t>important</w:t>
      </w:r>
      <w:r w:rsidRPr="00D6115B">
        <w:t xml:space="preserve"> </w:t>
      </w:r>
      <w:r>
        <w:t>to</w:t>
      </w:r>
      <w:r w:rsidRPr="00D6115B">
        <w:t xml:space="preserve"> ensure that technological investments translate into practical solutions. Without a structured method, models applied inconsistently</w:t>
      </w:r>
      <w:r w:rsidR="00C42200">
        <w:t xml:space="preserve"> may</w:t>
      </w:r>
      <w:r w:rsidRPr="00D6115B">
        <w:t xml:space="preserve"> lead to inefficiencies or misaligned outcomes when transferred to new contexts</w:t>
      </w:r>
      <w:r>
        <w:t>;</w:t>
      </w:r>
      <w:r w:rsidRPr="00D6115B">
        <w:t xml:space="preserve"> </w:t>
      </w:r>
      <w:r>
        <w:t>b</w:t>
      </w:r>
      <w:r w:rsidRPr="00D6115B">
        <w:t>y</w:t>
      </w:r>
      <w:r>
        <w:t xml:space="preserve"> instead</w:t>
      </w:r>
      <w:r w:rsidRPr="00D6115B">
        <w:t xml:space="preserve"> establishing clear criteria and metrics, </w:t>
      </w:r>
      <w:r>
        <w:t>developers</w:t>
      </w:r>
      <w:r w:rsidRPr="00D6115B">
        <w:t xml:space="preserve"> can systematically assess whether a model’s knowledge base, performance, and adaptability align with the unique demands of </w:t>
      </w:r>
      <w:r>
        <w:t>their</w:t>
      </w:r>
      <w:r w:rsidRPr="00D6115B">
        <w:t xml:space="preserve"> </w:t>
      </w:r>
      <w:r>
        <w:t>area of interest</w:t>
      </w:r>
      <w:r w:rsidR="00A65C9A">
        <w:t>,</w:t>
      </w:r>
      <w:r w:rsidRPr="00D6115B">
        <w:t xml:space="preserve"> </w:t>
      </w:r>
      <w:r w:rsidR="00A65C9A">
        <w:t>effectively providing a valuable resource in the considered context</w:t>
      </w:r>
    </w:p>
    <w:p w14:paraId="36FBC077" w14:textId="5F5DD188" w:rsidR="00315FFB" w:rsidRPr="00E0647F" w:rsidRDefault="0009711D">
      <w:pPr>
        <w:pStyle w:val="BodyText"/>
        <w:jc w:val="both"/>
        <w:pPrChange w:id="135" w:author="Damian Andrew Tamburri" w:date="2025-11-25T14:55:00Z" w16du:dateUtc="2025-11-25T13:55:00Z">
          <w:pPr>
            <w:pStyle w:val="BodyText"/>
          </w:pPr>
        </w:pPrChange>
      </w:pPr>
      <w:r>
        <w:t>The work is organized as follows: chapter 2 will describe the methodology used to collect the models considered in this work, presenting a high-level analysis of the results obtained from the collection process; chapter 3 will present a brief overview of each model, describing its underlying architecture and data used during the training process, as well as pointing its relevance to FARM-TECH; chapter 4 will present our proposed classification of reusability for a model.</w:t>
      </w:r>
      <w:commentRangeEnd w:id="131"/>
      <w:r w:rsidR="0085673F">
        <w:rPr>
          <w:rStyle w:val="CommentReference"/>
        </w:rPr>
        <w:commentReference w:id="131"/>
      </w:r>
    </w:p>
    <w:p w14:paraId="26571E01" w14:textId="42BCD3C1" w:rsidR="002C3806" w:rsidRDefault="00652746">
      <w:pPr>
        <w:pStyle w:val="Heading2"/>
        <w:numPr>
          <w:ilvl w:val="1"/>
          <w:numId w:val="8"/>
        </w:numPr>
        <w:jc w:val="both"/>
        <w:pPrChange w:id="136" w:author="Damian Andrew Tamburri" w:date="2025-11-25T14:55:00Z" w16du:dateUtc="2025-11-25T13:55:00Z">
          <w:pPr>
            <w:pStyle w:val="Heading2"/>
            <w:numPr>
              <w:ilvl w:val="1"/>
              <w:numId w:val="8"/>
            </w:numPr>
            <w:ind w:left="480" w:hanging="480"/>
          </w:pPr>
        </w:pPrChange>
      </w:pPr>
      <w:bookmarkStart w:id="137" w:name="_Toc214914301"/>
      <w:bookmarkStart w:id="138" w:name="research-methodology"/>
      <w:del w:id="139" w:author="Damian Andrew Tamburri" w:date="2025-11-25T14:55:00Z" w16du:dateUtc="2025-11-25T13:55:00Z">
        <w:r w:rsidDel="00C66D75">
          <w:lastRenderedPageBreak/>
          <w:delText>Farm-Tech</w:delText>
        </w:r>
      </w:del>
      <w:bookmarkEnd w:id="137"/>
      <w:ins w:id="140" w:author="Damian Andrew Tamburri" w:date="2025-11-25T14:55:00Z" w16du:dateUtc="2025-11-25T13:55:00Z">
        <w:r w:rsidR="00C66D75">
          <w:t>Research Context</w:t>
        </w:r>
      </w:ins>
    </w:p>
    <w:p w14:paraId="61805270" w14:textId="7E8E2CEB" w:rsidR="00330CC8" w:rsidRPr="00330CC8" w:rsidRDefault="00C66D75">
      <w:pPr>
        <w:pStyle w:val="BodyText"/>
        <w:jc w:val="both"/>
        <w:pPrChange w:id="141" w:author="Damian Andrew Tamburri" w:date="2025-11-25T14:55:00Z" w16du:dateUtc="2025-11-25T13:55:00Z">
          <w:pPr>
            <w:pStyle w:val="BodyText"/>
          </w:pPr>
        </w:pPrChange>
      </w:pPr>
      <w:ins w:id="142" w:author="Damian Andrew Tamburri" w:date="2025-11-25T14:55:00Z" w16du:dateUtc="2025-11-25T13:55:00Z">
        <w:r>
          <w:t>Th</w:t>
        </w:r>
      </w:ins>
      <w:ins w:id="143" w:author="Loris Pennucci" w:date="2025-11-25T17:59:00Z" w16du:dateUtc="2025-11-25T16:59:00Z">
        <w:r w:rsidR="00F604A2">
          <w:t>is</w:t>
        </w:r>
      </w:ins>
      <w:ins w:id="144" w:author="Damian Andrew Tamburri" w:date="2025-11-25T14:55:00Z" w16du:dateUtc="2025-11-25T13:55:00Z">
        <w:del w:id="145" w:author="Loris Pennucci" w:date="2025-11-25T17:59:00Z" w16du:dateUtc="2025-11-25T16:59:00Z">
          <w:r w:rsidDel="00F604A2">
            <w:delText>e</w:delText>
          </w:r>
        </w:del>
        <w:r>
          <w:t xml:space="preserve"> research is conducted in the context of the </w:t>
        </w:r>
      </w:ins>
      <w:r w:rsidR="00330CC8" w:rsidRPr="00330CC8">
        <w:t>F</w:t>
      </w:r>
      <w:r w:rsidR="00330CC8">
        <w:t>arm</w:t>
      </w:r>
      <w:r w:rsidR="00330CC8" w:rsidRPr="00330CC8">
        <w:t>-T</w:t>
      </w:r>
      <w:r w:rsidR="00330CC8">
        <w:t>ech</w:t>
      </w:r>
      <w:r w:rsidR="00330CC8" w:rsidRPr="00330CC8">
        <w:t xml:space="preserve"> </w:t>
      </w:r>
      <w:ins w:id="146" w:author="Damian Andrew Tamburri" w:date="2025-11-25T14:55:00Z" w16du:dateUtc="2025-11-25T13:55:00Z">
        <w:r>
          <w:t xml:space="preserve">project. The project </w:t>
        </w:r>
      </w:ins>
      <w:del w:id="147" w:author="Damian Andrew Tamburri" w:date="2025-11-25T14:55:00Z" w16du:dateUtc="2025-11-25T13:55:00Z">
        <w:r w:rsidR="00330CC8" w:rsidRPr="00330CC8" w:rsidDel="00C66D75">
          <w:delText xml:space="preserve">is </w:delText>
        </w:r>
      </w:del>
      <w:ins w:id="148" w:author="Damian Andrew Tamburri" w:date="2025-11-25T14:55:00Z" w16du:dateUtc="2025-11-25T13:55:00Z">
        <w:r>
          <w:t xml:space="preserve">reflects </w:t>
        </w:r>
      </w:ins>
      <w:r w:rsidR="00330CC8" w:rsidRPr="00330CC8">
        <w:t>an initiative</w:t>
      </w:r>
      <w:r w:rsidR="00C321CA">
        <w:t>, developed in conjunction by Smart</w:t>
      </w:r>
      <w:r w:rsidR="006C6339">
        <w:t xml:space="preserve"> </w:t>
      </w:r>
      <w:r w:rsidR="00C321CA">
        <w:t xml:space="preserve">Shaped and </w:t>
      </w:r>
      <w:r w:rsidR="00C321CA" w:rsidRPr="00C321CA">
        <w:t>Trace Technologies</w:t>
      </w:r>
      <w:r w:rsidR="00C321CA">
        <w:t>,</w:t>
      </w:r>
      <w:r w:rsidR="00330CC8" w:rsidRPr="00330CC8">
        <w:t xml:space="preserve"> aimed at developing an innovative smart platform to support sustainable agricultural production in Mediterranean environments. Its core mission is to provide a decision support system </w:t>
      </w:r>
      <w:r w:rsidR="00330CC8">
        <w:t xml:space="preserve">able to </w:t>
      </w:r>
      <w:r w:rsidR="00330CC8" w:rsidRPr="00330CC8">
        <w:t xml:space="preserve">integrate </w:t>
      </w:r>
      <w:r w:rsidR="00B97FCA">
        <w:t>different</w:t>
      </w:r>
      <w:r w:rsidR="00330CC8" w:rsidRPr="00330CC8">
        <w:t xml:space="preserve"> data sources</w:t>
      </w:r>
      <w:r w:rsidR="00330CC8">
        <w:t xml:space="preserve"> (such as </w:t>
      </w:r>
      <w:r w:rsidR="00330CC8" w:rsidRPr="00330CC8">
        <w:t>IoT sensors</w:t>
      </w:r>
      <w:r w:rsidR="00330CC8">
        <w:t>,</w:t>
      </w:r>
      <w:r w:rsidR="00330CC8" w:rsidRPr="00330CC8">
        <w:t xml:space="preserve"> </w:t>
      </w:r>
      <w:r w:rsidR="00330CC8">
        <w:t xml:space="preserve">satellite and </w:t>
      </w:r>
      <w:r w:rsidR="00330CC8" w:rsidRPr="00330CC8">
        <w:t xml:space="preserve">drone </w:t>
      </w:r>
      <w:r w:rsidR="00330CC8">
        <w:t xml:space="preserve">imagery) </w:t>
      </w:r>
      <w:r w:rsidR="00330CC8" w:rsidRPr="00330CC8">
        <w:t>into predictive models capable of guiding farmers and stakeholders toward more efficient, resilient, and environmentally sustainable practices.</w:t>
      </w:r>
    </w:p>
    <w:p w14:paraId="12E78ABA" w14:textId="34BB8710" w:rsidR="00330CC8" w:rsidRPr="00330CC8" w:rsidRDefault="00330CC8">
      <w:pPr>
        <w:pStyle w:val="BodyText"/>
        <w:jc w:val="both"/>
        <w:pPrChange w:id="149" w:author="Damian Andrew Tamburri" w:date="2025-11-25T14:55:00Z" w16du:dateUtc="2025-11-25T13:55:00Z">
          <w:pPr>
            <w:pStyle w:val="BodyText"/>
          </w:pPr>
        </w:pPrChange>
      </w:pPr>
      <w:r w:rsidRPr="00330CC8">
        <w:t xml:space="preserve">At its </w:t>
      </w:r>
      <w:r w:rsidR="00C321CA">
        <w:t>core</w:t>
      </w:r>
      <w:r w:rsidRPr="00330CC8">
        <w:t xml:space="preserve">, </w:t>
      </w:r>
      <w:r w:rsidR="00C321CA" w:rsidRPr="00330CC8">
        <w:t>F</w:t>
      </w:r>
      <w:r w:rsidR="00C321CA">
        <w:t>arm</w:t>
      </w:r>
      <w:r w:rsidR="00C321CA" w:rsidRPr="00330CC8">
        <w:t>-T</w:t>
      </w:r>
      <w:r w:rsidR="00C321CA">
        <w:t>ech</w:t>
      </w:r>
      <w:r w:rsidR="00C321CA" w:rsidRPr="00330CC8">
        <w:t xml:space="preserve"> </w:t>
      </w:r>
      <w:r w:rsidRPr="00330CC8">
        <w:t>leverages GeoNode</w:t>
      </w:r>
      <w:r w:rsidR="00927366">
        <w:t xml:space="preserve"> []</w:t>
      </w:r>
      <w:r w:rsidRPr="00330CC8">
        <w:t xml:space="preserve"> as the baseline framework, </w:t>
      </w:r>
      <w:r w:rsidR="00A403B5">
        <w:t>enhanced</w:t>
      </w:r>
      <w:r w:rsidRPr="00330CC8">
        <w:t xml:space="preserve"> with advanced data pipelines, machine learning components, and visualization tools</w:t>
      </w:r>
      <w:r w:rsidR="00954F12">
        <w:t>;</w:t>
      </w:r>
      <w:r w:rsidRPr="00330CC8">
        <w:t xml:space="preserve"> </w:t>
      </w:r>
      <w:r w:rsidR="00954F12">
        <w:t>Farm-Tech</w:t>
      </w:r>
      <w:r w:rsidRPr="00330CC8">
        <w:t xml:space="preserve"> is conceived </w:t>
      </w:r>
      <w:r w:rsidR="00954F12">
        <w:t>to operate as both a</w:t>
      </w:r>
      <w:r w:rsidRPr="00330CC8">
        <w:t xml:space="preserve"> technical solution </w:t>
      </w:r>
      <w:r w:rsidR="00954F12">
        <w:t xml:space="preserve">and </w:t>
      </w:r>
      <w:r w:rsidRPr="00330CC8">
        <w:t>a collaborative ecosystem, enabling knowledge sharing and integration across</w:t>
      </w:r>
      <w:r w:rsidR="00954F12">
        <w:t xml:space="preserve"> several entities, such as</w:t>
      </w:r>
      <w:r w:rsidRPr="00330CC8">
        <w:t xml:space="preserve"> research institutions, companies, and end users.</w:t>
      </w:r>
    </w:p>
    <w:p w14:paraId="3D3A1FCF" w14:textId="7EEB055B" w:rsidR="00330CC8" w:rsidRPr="00330CC8" w:rsidRDefault="00330CC8">
      <w:pPr>
        <w:pStyle w:val="BodyText"/>
        <w:jc w:val="both"/>
        <w:pPrChange w:id="150" w:author="Damian Andrew Tamburri" w:date="2025-11-25T14:55:00Z" w16du:dateUtc="2025-11-25T13:55:00Z">
          <w:pPr>
            <w:pStyle w:val="BodyText"/>
          </w:pPr>
        </w:pPrChange>
      </w:pPr>
      <w:r w:rsidRPr="00330CC8">
        <w:t>The architecture of F</w:t>
      </w:r>
      <w:r w:rsidR="00C30780">
        <w:t xml:space="preserve">arm-Tech </w:t>
      </w:r>
      <w:r w:rsidRPr="00330CC8">
        <w:t>is modular, designed to handle diverse agricultural datasets. Its main modules include:</w:t>
      </w:r>
    </w:p>
    <w:p w14:paraId="550BE56E" w14:textId="0D20F6AB" w:rsidR="00330CC8" w:rsidRPr="00330CC8" w:rsidRDefault="00330CC8">
      <w:pPr>
        <w:pStyle w:val="BodyText"/>
        <w:numPr>
          <w:ilvl w:val="0"/>
          <w:numId w:val="19"/>
        </w:numPr>
        <w:jc w:val="both"/>
        <w:pPrChange w:id="151" w:author="Damian Andrew Tamburri" w:date="2025-11-25T14:55:00Z" w16du:dateUtc="2025-11-25T13:55:00Z">
          <w:pPr>
            <w:pStyle w:val="BodyText"/>
            <w:numPr>
              <w:numId w:val="19"/>
            </w:numPr>
            <w:tabs>
              <w:tab w:val="num" w:pos="720"/>
            </w:tabs>
            <w:ind w:left="720" w:hanging="360"/>
          </w:pPr>
        </w:pPrChange>
      </w:pPr>
      <w:r w:rsidRPr="00330CC8">
        <w:rPr>
          <w:b/>
          <w:bCs/>
        </w:rPr>
        <w:t>Data Storage and Management</w:t>
      </w:r>
      <w:r w:rsidR="002B1C12" w:rsidRPr="002B1C12">
        <w:t>,</w:t>
      </w:r>
      <w:r w:rsidRPr="00330CC8">
        <w:rPr>
          <w:b/>
          <w:bCs/>
        </w:rPr>
        <w:t xml:space="preserve"> </w:t>
      </w:r>
      <w:r w:rsidR="002B1C12" w:rsidRPr="002B1C12">
        <w:t>handled</w:t>
      </w:r>
      <w:r w:rsidR="002B1C12">
        <w:t xml:space="preserve"> by MinIO</w:t>
      </w:r>
      <w:r w:rsidR="00D83A25">
        <w:t xml:space="preserve"> []</w:t>
      </w:r>
      <w:r w:rsidR="002B1C12">
        <w:t xml:space="preserve"> for large geospatial files</w:t>
      </w:r>
      <w:r w:rsidR="00393A1B">
        <w:t>,</w:t>
      </w:r>
      <w:r w:rsidR="002B1C12">
        <w:t xml:space="preserve"> </w:t>
      </w:r>
      <w:r w:rsidR="00393A1B">
        <w:t xml:space="preserve">such as </w:t>
      </w:r>
      <w:r w:rsidR="002B1C12">
        <w:t>drones and satellite</w:t>
      </w:r>
      <w:r w:rsidR="00393A1B">
        <w:t xml:space="preserve"> imagery.</w:t>
      </w:r>
    </w:p>
    <w:p w14:paraId="446D8F6B" w14:textId="0F869E5F" w:rsidR="00330CC8" w:rsidRPr="00330CC8" w:rsidRDefault="00330CC8">
      <w:pPr>
        <w:pStyle w:val="BodyText"/>
        <w:numPr>
          <w:ilvl w:val="0"/>
          <w:numId w:val="19"/>
        </w:numPr>
        <w:jc w:val="both"/>
        <w:pPrChange w:id="152" w:author="Damian Andrew Tamburri" w:date="2025-11-25T14:55:00Z" w16du:dateUtc="2025-11-25T13:55:00Z">
          <w:pPr>
            <w:pStyle w:val="BodyText"/>
            <w:numPr>
              <w:numId w:val="19"/>
            </w:numPr>
            <w:tabs>
              <w:tab w:val="num" w:pos="720"/>
            </w:tabs>
            <w:ind w:left="720" w:hanging="360"/>
          </w:pPr>
        </w:pPrChange>
      </w:pPr>
      <w:r w:rsidRPr="00330CC8">
        <w:rPr>
          <w:b/>
          <w:bCs/>
        </w:rPr>
        <w:t>Data Visualization</w:t>
      </w:r>
      <w:r w:rsidR="00C6515D">
        <w:t xml:space="preserve">, utilizing </w:t>
      </w:r>
      <w:r w:rsidR="00C6515D" w:rsidRPr="00330CC8">
        <w:t>GeoServer</w:t>
      </w:r>
      <w:r w:rsidR="00D83A25">
        <w:t xml:space="preserve"> []</w:t>
      </w:r>
      <w:r w:rsidR="00C6515D">
        <w:t xml:space="preserve"> to transform </w:t>
      </w:r>
      <w:r w:rsidR="00C6515D" w:rsidRPr="00330CC8">
        <w:t>raw geospatial data into interactive map layers</w:t>
      </w:r>
      <w:r w:rsidR="00C6515D">
        <w:t xml:space="preserve"> and a front-end, built in ReactJS, to provide an intuitive presentation to end users</w:t>
      </w:r>
      <w:r w:rsidR="008F74DD">
        <w:t>.</w:t>
      </w:r>
    </w:p>
    <w:p w14:paraId="6FE00CEB" w14:textId="6D26C59C" w:rsidR="00330CC8" w:rsidRPr="00330CC8" w:rsidRDefault="00330CC8">
      <w:pPr>
        <w:pStyle w:val="BodyText"/>
        <w:numPr>
          <w:ilvl w:val="0"/>
          <w:numId w:val="19"/>
        </w:numPr>
        <w:jc w:val="both"/>
        <w:pPrChange w:id="153" w:author="Damian Andrew Tamburri" w:date="2025-11-25T14:55:00Z" w16du:dateUtc="2025-11-25T13:55:00Z">
          <w:pPr>
            <w:pStyle w:val="BodyText"/>
            <w:numPr>
              <w:numId w:val="19"/>
            </w:numPr>
            <w:tabs>
              <w:tab w:val="num" w:pos="720"/>
            </w:tabs>
            <w:ind w:left="720" w:hanging="360"/>
          </w:pPr>
        </w:pPrChange>
      </w:pPr>
      <w:r w:rsidRPr="00330CC8">
        <w:rPr>
          <w:b/>
          <w:bCs/>
        </w:rPr>
        <w:t>Big Data Processing</w:t>
      </w:r>
      <w:r w:rsidR="008F74DD">
        <w:t xml:space="preserve"> through the use of Apache Spark</w:t>
      </w:r>
      <w:r w:rsidR="00D83A25">
        <w:t xml:space="preserve"> []</w:t>
      </w:r>
      <w:r w:rsidR="008F74DD">
        <w:t>, allowing distributed processing of the gathered data.</w:t>
      </w:r>
    </w:p>
    <w:p w14:paraId="139D0CA1" w14:textId="6A59468D" w:rsidR="00330CC8" w:rsidRPr="00330CC8" w:rsidRDefault="00330CC8">
      <w:pPr>
        <w:pStyle w:val="BodyText"/>
        <w:numPr>
          <w:ilvl w:val="0"/>
          <w:numId w:val="19"/>
        </w:numPr>
        <w:jc w:val="both"/>
        <w:pPrChange w:id="154" w:author="Damian Andrew Tamburri" w:date="2025-11-25T14:55:00Z" w16du:dateUtc="2025-11-25T13:55:00Z">
          <w:pPr>
            <w:pStyle w:val="BodyText"/>
            <w:numPr>
              <w:numId w:val="19"/>
            </w:numPr>
            <w:tabs>
              <w:tab w:val="num" w:pos="720"/>
            </w:tabs>
            <w:ind w:left="720" w:hanging="360"/>
          </w:pPr>
        </w:pPrChange>
      </w:pPr>
      <w:r w:rsidRPr="00330CC8">
        <w:rPr>
          <w:b/>
          <w:bCs/>
        </w:rPr>
        <w:t>Machine Learning and Predictive Analytics</w:t>
      </w:r>
      <w:r w:rsidR="00734732">
        <w:t xml:space="preserve">, performed by the chaM3leon framework [], a framework developed by Smart Shaped </w:t>
      </w:r>
      <w:r w:rsidR="00734732" w:rsidRPr="00734732">
        <w:t>designed to support machine learning applications</w:t>
      </w:r>
      <w:r w:rsidR="00734732">
        <w:t>. Being a modular framework itself, more information can be found on its GitHub repository</w:t>
      </w:r>
      <w:ins w:id="155" w:author="Loris Pennucci" w:date="2025-11-25T17:46:00Z" w16du:dateUtc="2025-11-25T16:46:00Z">
        <w:r w:rsidR="006A7867">
          <w:t xml:space="preserve"> []</w:t>
        </w:r>
      </w:ins>
      <w:r w:rsidR="00734732">
        <w:t>.</w:t>
      </w:r>
    </w:p>
    <w:p w14:paraId="255C23F7" w14:textId="77777777" w:rsidR="00777221" w:rsidRPr="00777221" w:rsidRDefault="00330CC8">
      <w:pPr>
        <w:pStyle w:val="BodyText"/>
        <w:numPr>
          <w:ilvl w:val="0"/>
          <w:numId w:val="19"/>
        </w:numPr>
        <w:jc w:val="both"/>
        <w:pPrChange w:id="156" w:author="Damian Andrew Tamburri" w:date="2025-11-25T14:55:00Z" w16du:dateUtc="2025-11-25T13:55:00Z">
          <w:pPr>
            <w:pStyle w:val="BodyText"/>
            <w:numPr>
              <w:numId w:val="19"/>
            </w:numPr>
            <w:tabs>
              <w:tab w:val="num" w:pos="720"/>
            </w:tabs>
            <w:ind w:left="720" w:hanging="360"/>
          </w:pPr>
        </w:pPrChange>
      </w:pPr>
      <w:r w:rsidRPr="00330CC8">
        <w:rPr>
          <w:b/>
          <w:bCs/>
        </w:rPr>
        <w:t>Back-end Services</w:t>
      </w:r>
      <w:r w:rsidR="005F6F54">
        <w:t>, implemented through Django</w:t>
      </w:r>
      <w:r w:rsidR="00D83A25">
        <w:t xml:space="preserve"> []</w:t>
      </w:r>
      <w:r w:rsidR="005F6F54">
        <w:t xml:space="preserve"> to coordinate </w:t>
      </w:r>
      <w:r w:rsidR="005F6F54" w:rsidRPr="00330CC8">
        <w:t>storage, analytics, and visualization layers</w:t>
      </w:r>
      <w:r w:rsidR="005F6F54">
        <w:t>, supported by a PostgreSQL database</w:t>
      </w:r>
      <w:r w:rsidR="000E2B4E">
        <w:t xml:space="preserve">. In this module security is also implemented through the use of </w:t>
      </w:r>
      <w:r w:rsidR="000E2B4E" w:rsidRPr="000E2B4E">
        <w:t>KeyCloak</w:t>
      </w:r>
      <w:r w:rsidR="00EE04B3">
        <w:t xml:space="preserve"> [].</w:t>
      </w:r>
    </w:p>
    <w:p w14:paraId="5B997096" w14:textId="22475C61" w:rsidR="00330CC8" w:rsidRPr="00330CC8" w:rsidDel="002E137C" w:rsidRDefault="00330CC8">
      <w:pPr>
        <w:pStyle w:val="BodyText"/>
        <w:jc w:val="both"/>
        <w:rPr>
          <w:del w:id="157" w:author="Loris Pennucci" w:date="2025-11-25T17:45:00Z" w16du:dateUtc="2025-11-25T16:45:00Z"/>
        </w:rPr>
        <w:pPrChange w:id="158" w:author="Loris Pennucci" w:date="2025-11-25T17:45:00Z" w16du:dateUtc="2025-11-25T16:45:00Z">
          <w:pPr>
            <w:pStyle w:val="BodyText"/>
          </w:pPr>
        </w:pPrChange>
      </w:pPr>
      <w:r w:rsidRPr="00330CC8">
        <w:t xml:space="preserve">This modular design makes FARM-TECH a </w:t>
      </w:r>
      <w:r w:rsidR="00E2217C">
        <w:t>valid</w:t>
      </w:r>
      <w:r w:rsidRPr="00330CC8">
        <w:t xml:space="preserve"> candidate for evaluating the reuse of pre-trained models. The </w:t>
      </w:r>
      <w:r w:rsidR="00AF0E21">
        <w:t>machine learning</w:t>
      </w:r>
      <w:r w:rsidRPr="00330CC8">
        <w:t xml:space="preserve"> component, in particular, provides a flexible environment for integrating external models</w:t>
      </w:r>
      <w:r w:rsidR="008E2431">
        <w:t>.</w:t>
      </w:r>
      <w:ins w:id="159" w:author="Loris Pennucci" w:date="2025-11-25T17:45:00Z" w16du:dateUtc="2025-11-25T16:45:00Z">
        <w:r w:rsidR="002E137C" w:rsidRPr="00330CC8" w:rsidDel="002E137C">
          <w:t xml:space="preserve"> </w:t>
        </w:r>
      </w:ins>
    </w:p>
    <w:p w14:paraId="103E6812" w14:textId="5EAFE231" w:rsidR="00330CC8" w:rsidDel="002E137C" w:rsidRDefault="00330CC8">
      <w:pPr>
        <w:pStyle w:val="BodyText"/>
        <w:jc w:val="both"/>
        <w:rPr>
          <w:del w:id="160" w:author="Loris Pennucci" w:date="2025-11-25T17:45:00Z" w16du:dateUtc="2025-11-25T16:45:00Z"/>
        </w:rPr>
        <w:pPrChange w:id="161" w:author="Loris Pennucci" w:date="2025-11-25T17:45:00Z" w16du:dateUtc="2025-11-25T16:45:00Z">
          <w:pPr>
            <w:pStyle w:val="BodyText"/>
          </w:pPr>
        </w:pPrChange>
      </w:pPr>
    </w:p>
    <w:p w14:paraId="26DB86BF" w14:textId="4445BB20" w:rsidR="00330CC8" w:rsidRPr="006A7867" w:rsidDel="002E137C" w:rsidRDefault="003D18DD">
      <w:pPr>
        <w:pStyle w:val="BodyText"/>
        <w:jc w:val="both"/>
        <w:rPr>
          <w:del w:id="162" w:author="Loris Pennucci" w:date="2025-11-25T17:45:00Z" w16du:dateUtc="2025-11-25T16:45:00Z"/>
          <w:rPrChange w:id="163" w:author="Loris Pennucci" w:date="2025-11-25T17:45:00Z" w16du:dateUtc="2025-11-25T16:45:00Z">
            <w:rPr>
              <w:del w:id="164" w:author="Loris Pennucci" w:date="2025-11-25T17:45:00Z" w16du:dateUtc="2025-11-25T16:45:00Z"/>
              <w:lang w:val="it-IT"/>
            </w:rPr>
          </w:rPrChange>
        </w:rPr>
        <w:pPrChange w:id="165" w:author="Loris Pennucci" w:date="2025-11-25T17:45:00Z" w16du:dateUtc="2025-11-25T16:45:00Z">
          <w:pPr>
            <w:pStyle w:val="BodyText"/>
          </w:pPr>
        </w:pPrChange>
      </w:pPr>
      <w:del w:id="166" w:author="Loris Pennucci" w:date="2025-11-25T17:45:00Z" w16du:dateUtc="2025-11-25T16:45:00Z">
        <w:r w:rsidRPr="006A7867" w:rsidDel="002E137C">
          <w:rPr>
            <w:rPrChange w:id="167" w:author="Loris Pennucci" w:date="2025-11-25T17:45:00Z" w16du:dateUtc="2025-11-25T16:45:00Z">
              <w:rPr>
                <w:lang w:val="it-IT"/>
              </w:rPr>
            </w:rPrChange>
          </w:rPr>
          <w:delText>(questo sotto l’ho lasciato perchè sennò mi rimuove il commento)</w:delText>
        </w:r>
      </w:del>
    </w:p>
    <w:p w14:paraId="1C85C9B0" w14:textId="24CE8815" w:rsidR="002C3806" w:rsidRDefault="00237D41">
      <w:pPr>
        <w:pStyle w:val="BodyText"/>
        <w:jc w:val="both"/>
        <w:pPrChange w:id="168" w:author="Loris Pennucci" w:date="2025-11-25T17:45:00Z" w16du:dateUtc="2025-11-25T16:45:00Z">
          <w:pPr>
            <w:pStyle w:val="BodyText"/>
          </w:pPr>
        </w:pPrChange>
      </w:pPr>
      <w:commentRangeStart w:id="169"/>
      <w:del w:id="170" w:author="Loris Pennucci" w:date="2025-11-25T17:45:00Z" w16du:dateUtc="2025-11-25T16:45:00Z">
        <w:r w:rsidRPr="00E0647F" w:rsidDel="002E137C">
          <w:delText xml:space="preserve">We have been tasked with identifying the best </w:delText>
        </w:r>
        <w:r w:rsidR="000D3020" w:rsidRPr="00E0647F" w:rsidDel="002E137C">
          <w:delText>practices</w:delText>
        </w:r>
        <w:r w:rsidRPr="00E0647F" w:rsidDel="002E137C">
          <w:delText xml:space="preserve"> for creating a ML model to perform analysis and forecasting based on the data produced by sensors and drone analysis involved in the project</w:delText>
        </w:r>
        <w:commentRangeEnd w:id="169"/>
        <w:r w:rsidR="0085673F" w:rsidDel="002E137C">
          <w:rPr>
            <w:rStyle w:val="CommentReference"/>
          </w:rPr>
          <w:commentReference w:id="169"/>
        </w:r>
      </w:del>
    </w:p>
    <w:p w14:paraId="1D51ECC6" w14:textId="77777777" w:rsidR="002B5D85" w:rsidRDefault="002B5D85">
      <w:pPr>
        <w:jc w:val="both"/>
        <w:pPrChange w:id="171" w:author="Damian Andrew Tamburri" w:date="2025-11-25T14:55:00Z" w16du:dateUtc="2025-11-25T13:55:00Z">
          <w:pPr/>
        </w:pPrChange>
      </w:pPr>
      <w:bookmarkStart w:id="172" w:name="relevant-models"/>
      <w:bookmarkEnd w:id="123"/>
      <w:bookmarkEnd w:id="138"/>
    </w:p>
    <w:p w14:paraId="5806B801" w14:textId="77777777" w:rsidR="002B5D85" w:rsidRDefault="002B5D85">
      <w:pPr>
        <w:jc w:val="both"/>
        <w:pPrChange w:id="173" w:author="Damian Andrew Tamburri" w:date="2025-11-25T14:55:00Z" w16du:dateUtc="2025-11-25T13:55:00Z">
          <w:pPr/>
        </w:pPrChange>
      </w:pPr>
      <w:r>
        <w:br w:type="page"/>
      </w:r>
    </w:p>
    <w:p w14:paraId="3D4A9822" w14:textId="0C6DDA34" w:rsidR="002B5D85" w:rsidRPr="002B5D85" w:rsidRDefault="002B5D85">
      <w:pPr>
        <w:pStyle w:val="Heading1"/>
        <w:jc w:val="both"/>
        <w:pPrChange w:id="174" w:author="Damian Andrew Tamburri" w:date="2025-11-25T14:55:00Z" w16du:dateUtc="2025-11-25T13:55:00Z">
          <w:pPr>
            <w:pStyle w:val="Heading1"/>
          </w:pPr>
        </w:pPrChange>
      </w:pPr>
      <w:bookmarkStart w:id="175" w:name="_Toc214914302"/>
      <w:commentRangeStart w:id="176"/>
      <w:r>
        <w:lastRenderedPageBreak/>
        <w:t>2</w:t>
      </w:r>
      <w:r w:rsidRPr="002B5D85">
        <w:t xml:space="preserve">. </w:t>
      </w:r>
      <w:r>
        <w:t xml:space="preserve">Research </w:t>
      </w:r>
      <w:commentRangeStart w:id="177"/>
      <w:r>
        <w:t>Methodology</w:t>
      </w:r>
      <w:commentRangeEnd w:id="177"/>
      <w:r w:rsidR="004E69DC">
        <w:rPr>
          <w:rStyle w:val="CommentReference"/>
          <w:rFonts w:asciiTheme="minorHAnsi" w:eastAsiaTheme="minorEastAsia" w:hAnsiTheme="minorHAnsi" w:cstheme="minorBidi"/>
          <w:color w:val="auto"/>
        </w:rPr>
        <w:commentReference w:id="177"/>
      </w:r>
      <w:bookmarkEnd w:id="175"/>
      <w:commentRangeEnd w:id="176"/>
      <w:r w:rsidR="00C66D75">
        <w:rPr>
          <w:rStyle w:val="CommentReference"/>
          <w:rFonts w:asciiTheme="minorHAnsi" w:eastAsiaTheme="minorEastAsia" w:hAnsiTheme="minorHAnsi" w:cstheme="minorBidi"/>
          <w:color w:val="auto"/>
        </w:rPr>
        <w:commentReference w:id="176"/>
      </w:r>
    </w:p>
    <w:p w14:paraId="1B9BCD2B" w14:textId="77777777" w:rsidR="000D0803" w:rsidRDefault="00AF7591" w:rsidP="008302B9">
      <w:pPr>
        <w:jc w:val="both"/>
        <w:rPr>
          <w:ins w:id="178" w:author="Loris Pennucci" w:date="2025-11-25T21:18:00Z" w16du:dateUtc="2025-11-25T20:18:00Z"/>
        </w:rPr>
      </w:pPr>
      <w:r w:rsidRPr="00F14412">
        <w:t>To provide a structured foundation for our methodology, we align our approach with the CRISP-DM</w:t>
      </w:r>
      <w:r w:rsidRPr="00F14412">
        <w:rPr>
          <w:b/>
          <w:bCs/>
        </w:rPr>
        <w:t xml:space="preserve"> </w:t>
      </w:r>
      <w:r w:rsidRPr="00F14412">
        <w:t xml:space="preserve">framework, a widely recognized model for guiding data-driven projects. CRISP-DM is composed </w:t>
      </w:r>
      <w:del w:id="179" w:author="Loris Pennucci" w:date="2025-11-25T21:17:00Z" w16du:dateUtc="2025-11-25T20:17:00Z">
        <w:r w:rsidRPr="00F14412" w:rsidDel="00CD2058">
          <w:delText xml:space="preserve">of </w:delText>
        </w:r>
      </w:del>
      <w:ins w:id="180" w:author="Loris Pennucci" w:date="2025-11-25T21:17:00Z" w16du:dateUtc="2025-11-25T20:17:00Z">
        <w:r w:rsidR="00CD2058">
          <w:t>by</w:t>
        </w:r>
        <w:r w:rsidR="00CD2058" w:rsidRPr="00F14412">
          <w:t xml:space="preserve"> </w:t>
        </w:r>
      </w:ins>
      <w:r w:rsidRPr="00F14412">
        <w:t>six iterative phases, each of which can be mapped to the structure of this thesis</w:t>
      </w:r>
      <w:ins w:id="181" w:author="Loris Pennucci" w:date="2025-11-25T21:07:00Z" w16du:dateUtc="2025-11-25T20:07:00Z">
        <w:r w:rsidR="004A7836">
          <w:t xml:space="preserve">; in </w:t>
        </w:r>
      </w:ins>
      <w:ins w:id="182" w:author="Loris Pennucci" w:date="2025-11-25T21:08:00Z" w16du:dateUtc="2025-11-25T20:08:00Z">
        <w:r w:rsidR="004A7836">
          <w:t>Figure 1, we present a graphical representation of the approach used</w:t>
        </w:r>
      </w:ins>
      <w:del w:id="183" w:author="Loris Pennucci" w:date="2025-11-25T21:07:00Z" w16du:dateUtc="2025-11-25T20:07:00Z">
        <w:r w:rsidRPr="00F14412" w:rsidDel="004A7836">
          <w:delText>:</w:delText>
        </w:r>
      </w:del>
      <w:ins w:id="184" w:author="Loris Pennucci" w:date="2025-11-25T21:08:00Z" w16du:dateUtc="2025-11-25T20:08:00Z">
        <w:r w:rsidR="004A7836">
          <w:t>.</w:t>
        </w:r>
      </w:ins>
      <w:ins w:id="185" w:author="Loris Pennucci" w:date="2025-11-25T21:10:00Z" w16du:dateUtc="2025-11-25T20:10:00Z">
        <w:r w:rsidR="00F5586D">
          <w:t xml:space="preserve"> </w:t>
        </w:r>
      </w:ins>
      <w:ins w:id="186" w:author="Loris Pennucci" w:date="2025-11-25T21:17:00Z">
        <w:r w:rsidR="008302B9" w:rsidRPr="008302B9">
          <w:t>While CRISP-DM is traditionally iterative, in this work we applied it in a sequential manner to reflect the linear nature of our evaluation process. However, the framework remains extensible: the cycle can be repeated from the Data Understanding to the Deployment phase for each new model</w:t>
        </w:r>
      </w:ins>
      <w:ins w:id="187" w:author="Loris Pennucci" w:date="2025-11-25T21:17:00Z" w16du:dateUtc="2025-11-25T20:17:00Z">
        <w:r w:rsidR="008302B9">
          <w:t xml:space="preserve"> (</w:t>
        </w:r>
      </w:ins>
      <w:ins w:id="188" w:author="Loris Pennucci" w:date="2025-11-25T21:17:00Z">
        <w:r w:rsidR="008302B9" w:rsidRPr="008302B9">
          <w:t>or set of models</w:t>
        </w:r>
      </w:ins>
      <w:ins w:id="189" w:author="Loris Pennucci" w:date="2025-11-25T21:17:00Z" w16du:dateUtc="2025-11-25T20:17:00Z">
        <w:r w:rsidR="008302B9">
          <w:t xml:space="preserve">) </w:t>
        </w:r>
      </w:ins>
      <w:ins w:id="190" w:author="Loris Pennucci" w:date="2025-11-25T21:17:00Z">
        <w:r w:rsidR="008302B9" w:rsidRPr="008302B9">
          <w:t>under consideration.</w:t>
        </w:r>
      </w:ins>
    </w:p>
    <w:p w14:paraId="11332338" w14:textId="0A272AA6" w:rsidR="004A7836" w:rsidRDefault="004A7836" w:rsidP="008302B9">
      <w:pPr>
        <w:jc w:val="both"/>
        <w:rPr>
          <w:ins w:id="191" w:author="Loris Pennucci" w:date="2025-11-25T21:09:00Z" w16du:dateUtc="2025-11-25T20:09:00Z"/>
        </w:rPr>
      </w:pPr>
      <w:ins w:id="192" w:author="Loris Pennucci" w:date="2025-11-25T21:09:00Z" w16du:dateUtc="2025-11-25T20:09:00Z">
        <w:r>
          <w:rPr>
            <w:noProof/>
          </w:rPr>
          <w:drawing>
            <wp:inline distT="0" distB="0" distL="0" distR="0" wp14:anchorId="67A683F8" wp14:editId="4A234F37">
              <wp:extent cx="6645910" cy="3401695"/>
              <wp:effectExtent l="0" t="0" r="2540" b="8255"/>
              <wp:docPr id="316088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8956" name="Picture 3160889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401695"/>
                      </a:xfrm>
                      <a:prstGeom prst="rect">
                        <a:avLst/>
                      </a:prstGeom>
                    </pic:spPr>
                  </pic:pic>
                </a:graphicData>
              </a:graphic>
            </wp:inline>
          </w:drawing>
        </w:r>
      </w:ins>
    </w:p>
    <w:p w14:paraId="79DC83C4" w14:textId="4E65C895" w:rsidR="004A7836" w:rsidRDefault="004A7836" w:rsidP="004A7836">
      <w:pPr>
        <w:pStyle w:val="Caption"/>
        <w:jc w:val="both"/>
        <w:rPr>
          <w:ins w:id="193" w:author="Loris Pennucci" w:date="2025-11-25T21:09:00Z" w16du:dateUtc="2025-11-25T20:09:00Z"/>
          <w:noProof/>
        </w:rPr>
      </w:pPr>
      <w:ins w:id="194" w:author="Loris Pennucci" w:date="2025-11-25T21:09:00Z" w16du:dateUtc="2025-11-25T20:09:00Z">
        <w:r>
          <w:t xml:space="preserve">Figure </w:t>
        </w:r>
        <w:r>
          <w:fldChar w:fldCharType="begin"/>
        </w:r>
        <w:r>
          <w:instrText xml:space="preserve"> SEQ Figure \* ARABIC </w:instrText>
        </w:r>
      </w:ins>
      <w:r>
        <w:fldChar w:fldCharType="separate"/>
      </w:r>
      <w:ins w:id="195" w:author="Loris Pennucci" w:date="2025-11-25T21:09:00Z" w16du:dateUtc="2025-11-25T20:09:00Z">
        <w:r>
          <w:rPr>
            <w:noProof/>
          </w:rPr>
          <w:t>1</w:t>
        </w:r>
        <w:r>
          <w:fldChar w:fldCharType="end"/>
        </w:r>
        <w:r>
          <w:t>: CRISP-DM approach used in this work</w:t>
        </w:r>
        <w:r>
          <w:rPr>
            <w:noProof/>
          </w:rPr>
          <w:t>.</w:t>
        </w:r>
      </w:ins>
    </w:p>
    <w:p w14:paraId="19F74C79" w14:textId="0E165031" w:rsidR="004A7836" w:rsidRPr="007B70B4" w:rsidRDefault="004A7836">
      <w:pPr>
        <w:pStyle w:val="Caption"/>
        <w:jc w:val="both"/>
        <w:rPr>
          <w:iCs/>
        </w:rPr>
        <w:pPrChange w:id="196" w:author="Loris Pennucci" w:date="2025-11-25T21:09:00Z" w16du:dateUtc="2025-11-25T20:09:00Z">
          <w:pPr/>
        </w:pPrChange>
      </w:pPr>
      <w:ins w:id="197" w:author="Loris Pennucci" w:date="2025-11-25T21:09:00Z" w16du:dateUtc="2025-11-25T20:09:00Z">
        <w:r>
          <w:rPr>
            <w:i w:val="0"/>
            <w:iCs/>
            <w:noProof/>
          </w:rPr>
          <w:t>Below is a breakdown of each phase</w:t>
        </w:r>
      </w:ins>
      <w:ins w:id="198" w:author="Loris Pennucci" w:date="2025-11-25T21:10:00Z" w16du:dateUtc="2025-11-25T20:10:00Z">
        <w:r>
          <w:rPr>
            <w:i w:val="0"/>
            <w:iCs/>
            <w:noProof/>
          </w:rPr>
          <w:t>:</w:t>
        </w:r>
      </w:ins>
    </w:p>
    <w:p w14:paraId="144C5BBD" w14:textId="5EEEA62D" w:rsidR="00AF7591" w:rsidRPr="00F14412" w:rsidRDefault="00AF7591">
      <w:pPr>
        <w:numPr>
          <w:ilvl w:val="0"/>
          <w:numId w:val="27"/>
        </w:numPr>
        <w:jc w:val="both"/>
        <w:pPrChange w:id="199" w:author="Damian Andrew Tamburri" w:date="2025-11-25T14:55:00Z" w16du:dateUtc="2025-11-25T13:55:00Z">
          <w:pPr>
            <w:numPr>
              <w:numId w:val="27"/>
            </w:numPr>
            <w:tabs>
              <w:tab w:val="num" w:pos="720"/>
            </w:tabs>
            <w:ind w:left="720" w:hanging="360"/>
          </w:pPr>
        </w:pPrChange>
      </w:pPr>
      <w:r w:rsidRPr="00F14412">
        <w:rPr>
          <w:b/>
          <w:bCs/>
        </w:rPr>
        <w:t>Business Understanding</w:t>
      </w:r>
      <w:r>
        <w:t>:</w:t>
      </w:r>
      <w:r w:rsidR="009B0D30" w:rsidRPr="009B0D30">
        <w:t xml:space="preserve"> </w:t>
      </w:r>
      <w:r w:rsidR="009B0D30">
        <w:t>our goal i</w:t>
      </w:r>
      <w:r w:rsidR="00EE05E7">
        <w:t>s</w:t>
      </w:r>
      <w:r w:rsidR="009B0D30">
        <w:t xml:space="preserve"> to a</w:t>
      </w:r>
      <w:r w:rsidR="009B0D30" w:rsidRPr="009B0D30">
        <w:t>ssess the reusability of pre-trained AI models for precision farming and produce a practical evaluation method applicable to Farm-Tech</w:t>
      </w:r>
      <w:del w:id="200" w:author="Loris Pennucci" w:date="2025-11-25T20:13:00Z" w16du:dateUtc="2025-11-25T19:13:00Z">
        <w:r w:rsidR="009B0D30" w:rsidRPr="009B0D30" w:rsidDel="00C32D3C">
          <w:delText xml:space="preserve">. </w:delText>
        </w:r>
      </w:del>
      <w:ins w:id="201" w:author="Loris Pennucci" w:date="2025-11-25T20:13:00Z" w16du:dateUtc="2025-11-25T19:13:00Z">
        <w:r w:rsidR="00C32D3C">
          <w:t>; to this purpose, we w</w:t>
        </w:r>
      </w:ins>
      <w:ins w:id="202" w:author="Loris Pennucci" w:date="2025-11-25T20:14:00Z" w16du:dateUtc="2025-11-25T19:14:00Z">
        <w:r w:rsidR="00C32D3C">
          <w:t>ill propose a method of classifying the reusability of models</w:t>
        </w:r>
      </w:ins>
      <w:ins w:id="203" w:author="Loris Pennucci" w:date="2025-11-25T20:19:00Z" w16du:dateUtc="2025-11-25T19:19:00Z">
        <w:r w:rsidR="0065462B">
          <w:t xml:space="preserve"> and apply it to a list of models</w:t>
        </w:r>
      </w:ins>
      <w:ins w:id="204" w:author="Loris Pennucci" w:date="2025-11-25T20:14:00Z" w16du:dateUtc="2025-11-25T19:14:00Z">
        <w:r w:rsidR="00C32D3C">
          <w:t>.</w:t>
        </w:r>
      </w:ins>
      <w:ins w:id="205" w:author="Loris Pennucci" w:date="2025-11-25T20:13:00Z" w16du:dateUtc="2025-11-25T19:13:00Z">
        <w:r w:rsidR="00C32D3C" w:rsidRPr="009B0D30">
          <w:t xml:space="preserve"> </w:t>
        </w:r>
      </w:ins>
    </w:p>
    <w:p w14:paraId="4441CE6A" w14:textId="4CE25B43" w:rsidR="00AF7591" w:rsidRDefault="00AF7591">
      <w:pPr>
        <w:numPr>
          <w:ilvl w:val="0"/>
          <w:numId w:val="27"/>
        </w:numPr>
        <w:jc w:val="both"/>
        <w:pPrChange w:id="206" w:author="Damian Andrew Tamburri" w:date="2025-11-25T14:55:00Z" w16du:dateUtc="2025-11-25T13:55:00Z">
          <w:pPr>
            <w:numPr>
              <w:numId w:val="27"/>
            </w:numPr>
            <w:tabs>
              <w:tab w:val="num" w:pos="720"/>
            </w:tabs>
            <w:ind w:left="720" w:hanging="360"/>
          </w:pPr>
        </w:pPrChange>
      </w:pPr>
      <w:r w:rsidRPr="00F14412">
        <w:rPr>
          <w:b/>
          <w:bCs/>
        </w:rPr>
        <w:t>Data Understanding</w:t>
      </w:r>
      <w:r>
        <w:t>:</w:t>
      </w:r>
      <w:r w:rsidRPr="00F14412">
        <w:t xml:space="preserve"> </w:t>
      </w:r>
      <w:r w:rsidR="004B68E8">
        <w:t>starting from a list of models to evaluate, we can determine their purpose and relevance to Farm-Tech based on the information provided in their model cards and/or additional documentation provided. The method used to compile our list is explained later in this chapter</w:t>
      </w:r>
      <w:ins w:id="207" w:author="Loris Pennucci" w:date="2025-11-25T17:59:00Z" w16du:dateUtc="2025-11-25T16:59:00Z">
        <w:r w:rsidR="008F5684">
          <w:t>.</w:t>
        </w:r>
      </w:ins>
    </w:p>
    <w:p w14:paraId="11D4DF25" w14:textId="0978E1AA" w:rsidR="004B68E8" w:rsidRPr="00F14412" w:rsidRDefault="004B68E8">
      <w:pPr>
        <w:numPr>
          <w:ilvl w:val="0"/>
          <w:numId w:val="27"/>
        </w:numPr>
        <w:jc w:val="both"/>
        <w:pPrChange w:id="208" w:author="Damian Andrew Tamburri" w:date="2025-11-25T14:55:00Z" w16du:dateUtc="2025-11-25T13:55:00Z">
          <w:pPr>
            <w:numPr>
              <w:numId w:val="27"/>
            </w:numPr>
            <w:tabs>
              <w:tab w:val="num" w:pos="720"/>
            </w:tabs>
            <w:ind w:left="720" w:hanging="360"/>
          </w:pPr>
        </w:pPrChange>
      </w:pPr>
      <w:r>
        <w:rPr>
          <w:b/>
          <w:bCs/>
        </w:rPr>
        <w:t>Data Preparation</w:t>
      </w:r>
      <w:r w:rsidRPr="004B68E8">
        <w:t>:</w:t>
      </w:r>
      <w:r>
        <w:t xml:space="preserve"> </w:t>
      </w:r>
      <w:r w:rsidR="00243DAD">
        <w:t xml:space="preserve">after retrieving each </w:t>
      </w:r>
      <w:r w:rsidRPr="004B68E8">
        <w:t>model</w:t>
      </w:r>
      <w:r w:rsidR="00243DAD">
        <w:t>’s</w:t>
      </w:r>
      <w:r w:rsidRPr="004B68E8">
        <w:t xml:space="preserve"> metadata</w:t>
      </w:r>
      <w:r w:rsidR="00243DAD">
        <w:t>, we will perform</w:t>
      </w:r>
      <w:r w:rsidRPr="004B68E8">
        <w:t xml:space="preserve"> </w:t>
      </w:r>
      <w:r w:rsidR="00243DAD">
        <w:t xml:space="preserve">a </w:t>
      </w:r>
      <w:r w:rsidRPr="004B68E8">
        <w:t>manual review to remove false positives and undocumented entries</w:t>
      </w:r>
      <w:r>
        <w:t xml:space="preserve">, </w:t>
      </w:r>
      <w:r w:rsidR="001D63EB">
        <w:t>practically done</w:t>
      </w:r>
      <w:r w:rsidR="00905037">
        <w:t xml:space="preserve"> through a</w:t>
      </w:r>
      <w:r w:rsidRPr="004B68E8">
        <w:t xml:space="preserve"> dual independent human review to </w:t>
      </w:r>
      <w:r w:rsidR="00611095">
        <w:t>reduce subjectivity</w:t>
      </w:r>
      <w:r w:rsidRPr="004B68E8">
        <w:t>.</w:t>
      </w:r>
    </w:p>
    <w:p w14:paraId="2B987FD7" w14:textId="214EDDC4" w:rsidR="00AF7591" w:rsidRDefault="00AF7591">
      <w:pPr>
        <w:numPr>
          <w:ilvl w:val="0"/>
          <w:numId w:val="27"/>
        </w:numPr>
        <w:jc w:val="both"/>
        <w:rPr>
          <w:ins w:id="209" w:author="Loris Pennucci" w:date="2025-11-25T21:10:00Z" w16du:dateUtc="2025-11-25T20:10:00Z"/>
        </w:rPr>
      </w:pPr>
      <w:r w:rsidRPr="00F14412">
        <w:rPr>
          <w:b/>
          <w:bCs/>
        </w:rPr>
        <w:t>Modeling</w:t>
      </w:r>
      <w:r>
        <w:t>:</w:t>
      </w:r>
      <w:r w:rsidRPr="00F14412">
        <w:t xml:space="preserve"> </w:t>
      </w:r>
      <w:r w:rsidR="004E0A3E">
        <w:t>based on the understanding of the models gathered from the previous phases, we can group the relevant models by task and analyze in-depth their architecture and data used during training to better interpret their relevance to Farm-Tech.</w:t>
      </w:r>
    </w:p>
    <w:p w14:paraId="3926B7E3" w14:textId="77777777" w:rsidR="00F5586D" w:rsidRPr="00F14412" w:rsidRDefault="00F5586D">
      <w:pPr>
        <w:ind w:left="720"/>
        <w:jc w:val="both"/>
        <w:pPrChange w:id="210" w:author="Loris Pennucci" w:date="2025-11-25T21:10:00Z" w16du:dateUtc="2025-11-25T20:10:00Z">
          <w:pPr>
            <w:numPr>
              <w:numId w:val="27"/>
            </w:numPr>
            <w:tabs>
              <w:tab w:val="num" w:pos="720"/>
            </w:tabs>
            <w:ind w:left="720" w:hanging="360"/>
          </w:pPr>
        </w:pPrChange>
      </w:pPr>
    </w:p>
    <w:p w14:paraId="146D31F3" w14:textId="4E844729" w:rsidR="00AF7591" w:rsidRPr="00F14412" w:rsidRDefault="00AF7591">
      <w:pPr>
        <w:numPr>
          <w:ilvl w:val="0"/>
          <w:numId w:val="27"/>
        </w:numPr>
        <w:jc w:val="both"/>
        <w:pPrChange w:id="211" w:author="Damian Andrew Tamburri" w:date="2025-11-25T14:55:00Z" w16du:dateUtc="2025-11-25T13:55:00Z">
          <w:pPr>
            <w:numPr>
              <w:numId w:val="27"/>
            </w:numPr>
            <w:tabs>
              <w:tab w:val="num" w:pos="720"/>
            </w:tabs>
            <w:ind w:left="720" w:hanging="360"/>
          </w:pPr>
        </w:pPrChange>
      </w:pPr>
      <w:r w:rsidRPr="00F14412">
        <w:rPr>
          <w:b/>
          <w:bCs/>
        </w:rPr>
        <w:lastRenderedPageBreak/>
        <w:t>Evaluation</w:t>
      </w:r>
      <w:r>
        <w:t>:</w:t>
      </w:r>
      <w:r w:rsidRPr="00F14412">
        <w:t xml:space="preserve"> </w:t>
      </w:r>
      <w:r w:rsidR="004E0A3E">
        <w:t xml:space="preserve">combining all the information gathered for the relevant models, we can formulate a metric to evaluate the reusability of each model in </w:t>
      </w:r>
      <w:del w:id="212" w:author="Loris Pennucci" w:date="2025-11-25T17:44:00Z" w16du:dateUtc="2025-11-25T16:44:00Z">
        <w:r w:rsidR="004E0A3E" w:rsidDel="00F70439">
          <w:delText>our field</w:delText>
        </w:r>
      </w:del>
      <w:ins w:id="213" w:author="Loris Pennucci" w:date="2025-11-25T17:44:00Z" w16du:dateUtc="2025-11-25T16:44:00Z">
        <w:r w:rsidR="00F70439">
          <w:t>regards to precision farming and Farm-Tech in the specific.</w:t>
        </w:r>
      </w:ins>
    </w:p>
    <w:p w14:paraId="3C21FEC2" w14:textId="3514E098" w:rsidR="00AF7591" w:rsidRPr="00F14412" w:rsidRDefault="00AF7591">
      <w:pPr>
        <w:numPr>
          <w:ilvl w:val="0"/>
          <w:numId w:val="27"/>
        </w:numPr>
        <w:jc w:val="both"/>
        <w:pPrChange w:id="214" w:author="Damian Andrew Tamburri" w:date="2025-11-25T14:55:00Z" w16du:dateUtc="2025-11-25T13:55:00Z">
          <w:pPr>
            <w:numPr>
              <w:numId w:val="27"/>
            </w:numPr>
            <w:tabs>
              <w:tab w:val="num" w:pos="720"/>
            </w:tabs>
            <w:ind w:left="720" w:hanging="360"/>
          </w:pPr>
        </w:pPrChange>
      </w:pPr>
      <w:r w:rsidRPr="00F14412">
        <w:rPr>
          <w:b/>
          <w:bCs/>
        </w:rPr>
        <w:t>Deployment</w:t>
      </w:r>
      <w:r>
        <w:t>:</w:t>
      </w:r>
      <w:r w:rsidRPr="00F14412">
        <w:t xml:space="preserve"> considered in the final reflections on how these models could be practically adopted within the Farm-Tech platform.</w:t>
      </w:r>
      <w:ins w:id="215" w:author="Loris Pennucci" w:date="2025-11-25T18:34:00Z" w16du:dateUtc="2025-11-25T17:34:00Z">
        <w:r w:rsidR="00E1493C">
          <w:tab/>
        </w:r>
      </w:ins>
    </w:p>
    <w:p w14:paraId="74E3F231" w14:textId="30417F12" w:rsidR="00AF7591" w:rsidRDefault="00FB2250">
      <w:pPr>
        <w:jc w:val="both"/>
        <w:pPrChange w:id="216" w:author="Damian Andrew Tamburri" w:date="2025-11-25T14:55:00Z" w16du:dateUtc="2025-11-25T13:55:00Z">
          <w:pPr/>
        </w:pPrChange>
      </w:pPr>
      <w:r>
        <w:t xml:space="preserve">The phases of Data Understanding and Preparation </w:t>
      </w:r>
      <w:del w:id="217" w:author="Damian Andrew Tamburri" w:date="2025-11-25T14:56:00Z" w16du:dateUtc="2025-11-25T13:56:00Z">
        <w:r w:rsidDel="00C66D75">
          <w:delText xml:space="preserve">will </w:delText>
        </w:r>
      </w:del>
      <w:ins w:id="218" w:author="Damian Andrew Tamburri" w:date="2025-11-25T14:56:00Z" w16du:dateUtc="2025-11-25T13:56:00Z">
        <w:r w:rsidR="00C66D75">
          <w:t>are</w:t>
        </w:r>
        <w:commentRangeStart w:id="219"/>
        <w:r w:rsidR="00C66D75">
          <w:t xml:space="preserve"> </w:t>
        </w:r>
        <w:commentRangeEnd w:id="219"/>
        <w:r w:rsidR="00C66D75">
          <w:rPr>
            <w:rStyle w:val="CommentReference"/>
          </w:rPr>
          <w:commentReference w:id="219"/>
        </w:r>
      </w:ins>
      <w:del w:id="220" w:author="Damian Andrew Tamburri" w:date="2025-11-25T14:56:00Z" w16du:dateUtc="2025-11-25T13:56:00Z">
        <w:r w:rsidDel="00C66D75">
          <w:delText xml:space="preserve">be </w:delText>
        </w:r>
      </w:del>
      <w:r>
        <w:t xml:space="preserve">discussed in this and the following chapter; </w:t>
      </w:r>
      <w:ins w:id="221" w:author="Loris Pennucci" w:date="2025-11-25T18:04:00Z" w16du:dateUtc="2025-11-25T17:04:00Z">
        <w:r w:rsidR="00D25376">
          <w:t xml:space="preserve">the </w:t>
        </w:r>
      </w:ins>
      <w:ins w:id="222" w:author="Loris Pennucci" w:date="2025-11-25T18:05:00Z" w16du:dateUtc="2025-11-25T17:05:00Z">
        <w:r w:rsidR="00D25376">
          <w:t>M</w:t>
        </w:r>
      </w:ins>
      <w:ins w:id="223" w:author="Loris Pennucci" w:date="2025-11-25T18:04:00Z" w16du:dateUtc="2025-11-25T17:04:00Z">
        <w:r w:rsidR="00D25376">
          <w:t xml:space="preserve">odeling phase is </w:t>
        </w:r>
      </w:ins>
      <w:ins w:id="224" w:author="Loris Pennucci" w:date="2025-11-25T18:05:00Z" w16du:dateUtc="2025-11-25T17:05:00Z">
        <w:r w:rsidR="00D25376">
          <w:t>seen for each model throughout chapter 4; chapter 5 and 6 cover, respectively, the Evaluation and Deployment phases.</w:t>
        </w:r>
      </w:ins>
    </w:p>
    <w:p w14:paraId="4D7AFB53" w14:textId="370BB633" w:rsidR="00184AD0" w:rsidRDefault="00795F76">
      <w:pPr>
        <w:jc w:val="both"/>
        <w:pPrChange w:id="225" w:author="Damian Andrew Tamburri" w:date="2025-11-25T14:55:00Z" w16du:dateUtc="2025-11-25T13:55:00Z">
          <w:pPr/>
        </w:pPrChange>
      </w:pPr>
      <w:commentRangeStart w:id="226"/>
      <w:r w:rsidRPr="00795F76">
        <w:t>The models were gathered from Hugging</w:t>
      </w:r>
      <w:r w:rsidR="00EF64CB">
        <w:t xml:space="preserve"> </w:t>
      </w:r>
      <w:r w:rsidRPr="00795F76">
        <w:t>Face</w:t>
      </w:r>
      <w:r w:rsidR="00184AD0">
        <w:t xml:space="preserve">, </w:t>
      </w:r>
      <w:r w:rsidR="00184AD0" w:rsidRPr="00184AD0">
        <w:t>one of the most widely used open-source platforms for sharing and reusing machine learning models</w:t>
      </w:r>
      <w:r w:rsidR="00184AD0">
        <w:t>.</w:t>
      </w:r>
      <w:r w:rsidR="00184AD0" w:rsidRPr="00184AD0">
        <w:t xml:space="preserve"> </w:t>
      </w:r>
      <w:r w:rsidR="00993C10">
        <w:t>Similarly to GitHub’s readme, each model presents a model card, which</w:t>
      </w:r>
      <w:r w:rsidR="00EF64CB">
        <w:t xml:space="preserve"> </w:t>
      </w:r>
      <w:r w:rsidR="00184AD0" w:rsidRPr="00184AD0">
        <w:t xml:space="preserve">typically includes </w:t>
      </w:r>
      <w:r w:rsidR="00EF64CB">
        <w:t>information regarding the model</w:t>
      </w:r>
      <w:r w:rsidR="00184AD0" w:rsidRPr="00184AD0">
        <w:t>, making the hub a valuable resource for evaluating both technical relevance and community adoption</w:t>
      </w:r>
      <w:r w:rsidR="00EF64CB">
        <w:t xml:space="preserve">. Since these model pages are written by the model’s authors, </w:t>
      </w:r>
      <w:r w:rsidR="005726E7">
        <w:t>the quality and precision of the information reported can vary widely.</w:t>
      </w:r>
      <w:r w:rsidR="00F316E7">
        <w:t xml:space="preserve"> In Figure </w:t>
      </w:r>
      <w:del w:id="227" w:author="Loris Pennucci" w:date="2025-11-25T21:19:00Z" w16du:dateUtc="2025-11-25T20:19:00Z">
        <w:r w:rsidR="00F316E7" w:rsidDel="00AF5414">
          <w:delText>1</w:delText>
        </w:r>
      </w:del>
      <w:ins w:id="228" w:author="Loris Pennucci" w:date="2025-11-25T21:19:00Z" w16du:dateUtc="2025-11-25T20:19:00Z">
        <w:r w:rsidR="00AF5414">
          <w:t>2</w:t>
        </w:r>
      </w:ins>
      <w:r w:rsidR="00F316E7">
        <w:t xml:space="preserve">, </w:t>
      </w:r>
      <w:r w:rsidR="00E54572">
        <w:t>the preview of a well-documented model is presented</w:t>
      </w:r>
      <w:r w:rsidR="00A7209D">
        <w:t>.</w:t>
      </w:r>
    </w:p>
    <w:p w14:paraId="5C65764E" w14:textId="77777777" w:rsidR="0091654A" w:rsidRDefault="0091654A">
      <w:pPr>
        <w:jc w:val="both"/>
        <w:pPrChange w:id="229" w:author="Damian Andrew Tamburri" w:date="2025-11-25T14:55:00Z" w16du:dateUtc="2025-11-25T13:55:00Z">
          <w:pPr/>
        </w:pPrChange>
      </w:pPr>
      <w:r>
        <w:t>U</w:t>
      </w:r>
      <w:r w:rsidRPr="00795F76">
        <w:t xml:space="preserve">sing </w:t>
      </w:r>
      <w:r>
        <w:t xml:space="preserve">Hugging Face’s endpoint </w:t>
      </w:r>
      <w:r w:rsidRPr="00795F76">
        <w:t>API,</w:t>
      </w:r>
      <w:r>
        <w:t xml:space="preserve"> we collected a list of pre-trained models,</w:t>
      </w:r>
      <w:r w:rsidRPr="00795F76">
        <w:t xml:space="preserve"> retain</w:t>
      </w:r>
      <w:r>
        <w:t>ing for each</w:t>
      </w:r>
      <w:r w:rsidRPr="00795F76">
        <w:t xml:space="preserve"> both its ID and download count as</w:t>
      </w:r>
      <w:r>
        <w:t xml:space="preserve"> a way</w:t>
      </w:r>
      <w:r w:rsidRPr="00795F76">
        <w:t xml:space="preserve"> to document their popularity; the models were selected if either their repository name or readme contained any of a predefined list of terms, which can be found in the appendix of this paper; additionally, </w:t>
      </w:r>
      <w:r>
        <w:t>only models with more than 100 downloads were considered</w:t>
      </w:r>
      <w:r w:rsidRPr="00795F76">
        <w:t>.</w:t>
      </w:r>
    </w:p>
    <w:p w14:paraId="5D673B94" w14:textId="119D05DF" w:rsidR="0091654A" w:rsidRDefault="0091654A">
      <w:pPr>
        <w:jc w:val="both"/>
        <w:rPr>
          <w:ins w:id="230" w:author="Loris Pennucci" w:date="2025-11-25T18:06:00Z" w16du:dateUtc="2025-11-25T17:06:00Z"/>
        </w:rPr>
      </w:pPr>
      <w:r w:rsidRPr="00795F76">
        <w:t> </w:t>
      </w:r>
      <w:commentRangeStart w:id="231"/>
      <w:commentRangeEnd w:id="231"/>
      <w:r>
        <w:rPr>
          <w:rStyle w:val="CommentReference"/>
        </w:rPr>
        <w:commentReference w:id="231"/>
      </w:r>
      <w:commentRangeStart w:id="232"/>
      <w:commentRangeEnd w:id="232"/>
      <w:r>
        <w:rPr>
          <w:rStyle w:val="CommentReference"/>
        </w:rPr>
        <w:commentReference w:id="232"/>
      </w:r>
      <w:r>
        <w:t>This last requirement was put in place for several reasons</w:t>
      </w:r>
      <w:r w:rsidRPr="006C7461">
        <w:t xml:space="preserve">: </w:t>
      </w:r>
      <w:r>
        <w:t xml:space="preserve">1) given the large amounts of models that have less than 100 downloads, we decided to exclude them in order to not expand too much the scope of this work; 2) </w:t>
      </w:r>
      <w:r w:rsidRPr="006C7461">
        <w:t>a higher number of downloads suggests that the model has attracted interest from the community, making it more relevant for empirical analysis</w:t>
      </w:r>
      <w:r>
        <w:t>; 3) the number of downloads also makes it more likely for these models to have been integrated into real-world projects, reducing the risk of including toy or experimental projects; 4) is assumed that, in case a model contains any kind of malicious software (as evidenced by [</w:t>
      </w:r>
      <w:r w:rsidRPr="00402F68">
        <w:t>https://arxiv.org/pdf/2505.01067v1</w:t>
      </w:r>
      <w:r>
        <w:t>]), a large amount of downloads would have exposed such a security risk.</w:t>
      </w:r>
    </w:p>
    <w:p w14:paraId="3A6FA567" w14:textId="77777777" w:rsidR="00D856AF" w:rsidRDefault="00D856AF">
      <w:pPr>
        <w:jc w:val="both"/>
        <w:pPrChange w:id="233" w:author="Damian Andrew Tamburri" w:date="2025-11-25T14:55:00Z" w16du:dateUtc="2025-11-25T13:55:00Z">
          <w:pPr/>
        </w:pPrChange>
      </w:pPr>
    </w:p>
    <w:p w14:paraId="54D89095" w14:textId="77777777" w:rsidR="00993C10" w:rsidRDefault="00993C10">
      <w:pPr>
        <w:keepNext/>
        <w:jc w:val="both"/>
        <w:pPrChange w:id="234" w:author="Damian Andrew Tamburri" w:date="2025-11-25T14:55:00Z" w16du:dateUtc="2025-11-25T13:55:00Z">
          <w:pPr>
            <w:keepNext/>
            <w:jc w:val="center"/>
          </w:pPr>
        </w:pPrChange>
      </w:pPr>
      <w:r w:rsidRPr="00993C10">
        <w:rPr>
          <w:noProof/>
        </w:rPr>
        <w:lastRenderedPageBreak/>
        <w:drawing>
          <wp:inline distT="0" distB="0" distL="0" distR="0" wp14:anchorId="1C11D45F" wp14:editId="0B0F05EC">
            <wp:extent cx="6507267" cy="3695700"/>
            <wp:effectExtent l="0" t="0" r="8255" b="0"/>
            <wp:docPr id="208265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52559" name=""/>
                    <pic:cNvPicPr/>
                  </pic:nvPicPr>
                  <pic:blipFill>
                    <a:blip r:embed="rId14"/>
                    <a:stretch>
                      <a:fillRect/>
                    </a:stretch>
                  </pic:blipFill>
                  <pic:spPr>
                    <a:xfrm>
                      <a:off x="0" y="0"/>
                      <a:ext cx="6507267" cy="3695700"/>
                    </a:xfrm>
                    <a:prstGeom prst="rect">
                      <a:avLst/>
                    </a:prstGeom>
                  </pic:spPr>
                </pic:pic>
              </a:graphicData>
            </a:graphic>
          </wp:inline>
        </w:drawing>
      </w:r>
    </w:p>
    <w:p w14:paraId="4BBD3302" w14:textId="73D54460" w:rsidR="00993C10" w:rsidRDefault="00993C10">
      <w:pPr>
        <w:pStyle w:val="Caption"/>
        <w:jc w:val="both"/>
        <w:pPrChange w:id="235" w:author="Damian Andrew Tamburri" w:date="2025-11-25T14:55:00Z" w16du:dateUtc="2025-11-25T13:55:00Z">
          <w:pPr>
            <w:pStyle w:val="Caption"/>
            <w:jc w:val="center"/>
          </w:pPr>
        </w:pPrChange>
      </w:pPr>
      <w:r>
        <w:t xml:space="preserve">Figure </w:t>
      </w:r>
      <w:fldSimple w:instr=" SEQ Figure \* ARABIC ">
        <w:ins w:id="236" w:author="Loris Pennucci" w:date="2025-11-25T21:09:00Z" w16du:dateUtc="2025-11-25T20:09:00Z">
          <w:r w:rsidR="004A7836">
            <w:rPr>
              <w:noProof/>
            </w:rPr>
            <w:t>2</w:t>
          </w:r>
        </w:ins>
        <w:del w:id="237" w:author="Loris Pennucci" w:date="2025-11-25T21:09:00Z" w16du:dateUtc="2025-11-25T20:09:00Z">
          <w:r w:rsidR="00F248DC" w:rsidDel="004A7836">
            <w:rPr>
              <w:noProof/>
            </w:rPr>
            <w:delText>1</w:delText>
          </w:r>
        </w:del>
      </w:fldSimple>
      <w:r>
        <w:t>: example of a model card; being developed by a major corporation, this model is well-documented, including license,</w:t>
      </w:r>
      <w:ins w:id="238" w:author="Loris Pennucci" w:date="2025-11-25T17:56:00Z" w16du:dateUtc="2025-11-25T16:56:00Z">
        <w:r w:rsidR="004E65A5">
          <w:t xml:space="preserve"> intended</w:t>
        </w:r>
      </w:ins>
      <w:r>
        <w:t xml:space="preserve"> task and</w:t>
      </w:r>
      <w:ins w:id="239" w:author="Loris Pennucci" w:date="2025-11-25T17:56:00Z" w16du:dateUtc="2025-11-25T16:56:00Z">
        <w:r w:rsidR="004E65A5">
          <w:t>,</w:t>
        </w:r>
      </w:ins>
      <w:r>
        <w:t xml:space="preserve"> lower in the card</w:t>
      </w:r>
      <w:ins w:id="240" w:author="Loris Pennucci" w:date="2025-11-25T17:56:00Z" w16du:dateUtc="2025-11-25T16:56:00Z">
        <w:r w:rsidR="004E65A5">
          <w:t>,</w:t>
        </w:r>
      </w:ins>
      <w:r>
        <w:t xml:space="preserve"> both the training datasets and the paper in which the model was introduced.</w:t>
      </w:r>
    </w:p>
    <w:p w14:paraId="7AEE10F4" w14:textId="77777777" w:rsidR="00993C10" w:rsidRDefault="00993C10">
      <w:pPr>
        <w:pStyle w:val="Caption"/>
        <w:jc w:val="both"/>
        <w:pPrChange w:id="241" w:author="Damian Andrew Tamburri" w:date="2025-11-25T14:55:00Z" w16du:dateUtc="2025-11-25T13:55:00Z">
          <w:pPr>
            <w:pStyle w:val="Caption"/>
          </w:pPr>
        </w:pPrChange>
      </w:pPr>
    </w:p>
    <w:p w14:paraId="625E0BC4" w14:textId="6CBFDC2A" w:rsidR="00795F76" w:rsidRDefault="00795F76">
      <w:pPr>
        <w:jc w:val="both"/>
        <w:pPrChange w:id="242" w:author="Damian Andrew Tamburri" w:date="2025-11-25T14:55:00Z" w16du:dateUtc="2025-11-25T13:55:00Z">
          <w:pPr/>
        </w:pPrChange>
      </w:pPr>
      <w:r>
        <w:t xml:space="preserve">It is important to note that, given the </w:t>
      </w:r>
      <w:r w:rsidR="00E06BF3">
        <w:t>selection criteria</w:t>
      </w:r>
      <w:r>
        <w:t xml:space="preserve">, </w:t>
      </w:r>
      <w:r w:rsidR="00E06BF3">
        <w:t>some of the models retrieved may be false positives, that is</w:t>
      </w:r>
      <w:r w:rsidR="008A6B3F">
        <w:t xml:space="preserve"> they</w:t>
      </w:r>
      <w:r w:rsidR="00E06BF3">
        <w:t xml:space="preserve"> may contain some of the searched terms but not be </w:t>
      </w:r>
      <w:r w:rsidR="008A6B3F">
        <w:t xml:space="preserve">relevant to </w:t>
      </w:r>
      <w:r w:rsidR="00B07A77">
        <w:t>precision farming</w:t>
      </w:r>
      <w:r w:rsidR="008A6B3F">
        <w:t>: to solve this issue, we manually sorted through the list</w:t>
      </w:r>
      <w:r w:rsidR="00961F10">
        <w:t>, marking false positives as “non relevant”</w:t>
      </w:r>
      <w:r w:rsidR="00423912">
        <w:t>; a model is deemed as not relevant based on its purpose specified in its readme/documentation provided</w:t>
      </w:r>
      <w:r w:rsidR="00FF4BB1">
        <w:t>, as well as the data (if shared) utilized during the training process</w:t>
      </w:r>
      <w:r w:rsidR="00BD561D">
        <w:t>;</w:t>
      </w:r>
      <w:r w:rsidR="00961F10">
        <w:t xml:space="preserve"> </w:t>
      </w:r>
      <w:r w:rsidR="00BD561D">
        <w:t>m</w:t>
      </w:r>
      <w:r w:rsidR="00961F10">
        <w:t xml:space="preserve">odels </w:t>
      </w:r>
      <w:r w:rsidR="00BD561D">
        <w:t xml:space="preserve">with </w:t>
      </w:r>
      <w:r w:rsidR="00961F10">
        <w:t xml:space="preserve">an empty readme page, or </w:t>
      </w:r>
      <w:r w:rsidR="00BD561D">
        <w:t xml:space="preserve">with </w:t>
      </w:r>
      <w:r w:rsidR="00961F10">
        <w:t>no kind of documentation on the model</w:t>
      </w:r>
      <w:r w:rsidR="00223306">
        <w:t xml:space="preserve"> itself</w:t>
      </w:r>
      <w:r w:rsidR="00961F10">
        <w:t xml:space="preserve">, were </w:t>
      </w:r>
      <w:r w:rsidR="00527B6A">
        <w:t>also discarded, including models whose readme was non-informative, such as</w:t>
      </w:r>
      <w:r w:rsidR="00E4762D">
        <w:t xml:space="preserve"> containing a</w:t>
      </w:r>
      <w:r w:rsidR="00527B6A">
        <w:t xml:space="preserve"> generic LLM-generated pages</w:t>
      </w:r>
      <w:r w:rsidR="009345D2">
        <w:t>.</w:t>
      </w:r>
      <w:commentRangeEnd w:id="226"/>
      <w:r w:rsidR="0085673F">
        <w:rPr>
          <w:rStyle w:val="CommentReference"/>
        </w:rPr>
        <w:commentReference w:id="226"/>
      </w:r>
    </w:p>
    <w:p w14:paraId="6808B1AB" w14:textId="071EB0B6" w:rsidR="003A17BF" w:rsidRPr="0005773B" w:rsidRDefault="00205079">
      <w:pPr>
        <w:jc w:val="both"/>
        <w:rPr>
          <w:lang w:val="en"/>
        </w:rPr>
        <w:pPrChange w:id="243" w:author="Damian Andrew Tamburri" w:date="2025-11-25T14:55:00Z" w16du:dateUtc="2025-11-25T13:55:00Z">
          <w:pPr/>
        </w:pPrChange>
      </w:pPr>
      <w:r>
        <w:t>In order to minimize subjectivity during the manual review</w:t>
      </w:r>
      <w:r w:rsidR="0067477B">
        <w:t xml:space="preserve">, two </w:t>
      </w:r>
      <w:r w:rsidR="0028531C">
        <w:t>separate researchers</w:t>
      </w:r>
      <w:r w:rsidR="00FF4BB1">
        <w:t xml:space="preserve"> </w:t>
      </w:r>
      <w:r>
        <w:t xml:space="preserve">went through the list independently </w:t>
      </w:r>
      <w:r w:rsidR="0028531C">
        <w:t xml:space="preserve">marking models as non-relevant or not documented; for all </w:t>
      </w:r>
      <w:r w:rsidR="0028531C" w:rsidRPr="0028531C">
        <w:rPr>
          <w:lang w:val="en"/>
        </w:rPr>
        <w:t>discrepanc</w:t>
      </w:r>
      <w:r w:rsidR="0028531C">
        <w:rPr>
          <w:lang w:val="en"/>
        </w:rPr>
        <w:t xml:space="preserve">ies found at the end of this process, they </w:t>
      </w:r>
      <w:r w:rsidR="00432BDE">
        <w:rPr>
          <w:lang w:val="en"/>
        </w:rPr>
        <w:t>discussed</w:t>
      </w:r>
      <w:r w:rsidR="0028531C">
        <w:rPr>
          <w:lang w:val="en"/>
        </w:rPr>
        <w:t xml:space="preserve"> together</w:t>
      </w:r>
      <w:r w:rsidR="00432BDE">
        <w:rPr>
          <w:lang w:val="en"/>
        </w:rPr>
        <w:t xml:space="preserve"> their reasoning</w:t>
      </w:r>
      <w:r w:rsidR="0028531C">
        <w:rPr>
          <w:lang w:val="en"/>
        </w:rPr>
        <w:t xml:space="preserve"> to find the most appropriate </w:t>
      </w:r>
      <w:r w:rsidR="00CF0531">
        <w:rPr>
          <w:lang w:val="en"/>
        </w:rPr>
        <w:t>classification</w:t>
      </w:r>
      <w:r w:rsidR="00074155">
        <w:rPr>
          <w:lang w:val="en"/>
        </w:rPr>
        <w:t>.</w:t>
      </w:r>
      <w:r w:rsidR="0005773B">
        <w:rPr>
          <w:lang w:val="en"/>
        </w:rPr>
        <w:br w:type="page"/>
      </w:r>
    </w:p>
    <w:p w14:paraId="0E766A0B" w14:textId="42D708AA" w:rsidR="00795F76" w:rsidRPr="00795F76" w:rsidRDefault="00130C2E">
      <w:pPr>
        <w:pStyle w:val="Heading1"/>
        <w:jc w:val="both"/>
        <w:rPr>
          <w:sz w:val="32"/>
          <w:szCs w:val="32"/>
        </w:rPr>
        <w:pPrChange w:id="244" w:author="Damian Andrew Tamburri" w:date="2025-11-25T14:55:00Z" w16du:dateUtc="2025-11-25T13:55:00Z">
          <w:pPr>
            <w:pStyle w:val="Heading1"/>
          </w:pPr>
        </w:pPrChange>
      </w:pPr>
      <w:bookmarkStart w:id="245" w:name="_Toc214914303"/>
      <w:r>
        <w:rPr>
          <w:sz w:val="32"/>
          <w:szCs w:val="32"/>
        </w:rPr>
        <w:lastRenderedPageBreak/>
        <w:t>3.</w:t>
      </w:r>
      <w:r w:rsidR="009345D2">
        <w:rPr>
          <w:sz w:val="32"/>
          <w:szCs w:val="32"/>
        </w:rPr>
        <w:t xml:space="preserve"> Search</w:t>
      </w:r>
      <w:r w:rsidR="00795F76" w:rsidRPr="00795F76">
        <w:rPr>
          <w:sz w:val="32"/>
          <w:szCs w:val="32"/>
        </w:rPr>
        <w:t xml:space="preserve"> </w:t>
      </w:r>
      <w:r w:rsidR="008A6B3F">
        <w:rPr>
          <w:sz w:val="32"/>
          <w:szCs w:val="32"/>
        </w:rPr>
        <w:t>Results</w:t>
      </w:r>
      <w:bookmarkEnd w:id="245"/>
    </w:p>
    <w:p w14:paraId="503843BC" w14:textId="4CF98736" w:rsidR="0084453D" w:rsidRDefault="00795F76">
      <w:pPr>
        <w:jc w:val="both"/>
        <w:pPrChange w:id="246" w:author="Damian Andrew Tamburri" w:date="2025-11-25T14:55:00Z" w16du:dateUtc="2025-11-25T13:55:00Z">
          <w:pPr/>
        </w:pPrChange>
      </w:pPr>
      <w:r w:rsidRPr="00795F76">
        <w:t xml:space="preserve">A total of 100 models were </w:t>
      </w:r>
      <w:r>
        <w:t>collected</w:t>
      </w:r>
      <w:r w:rsidRPr="00795F76">
        <w:t>; the full list is presented into an online spreadsheet for ease of readability</w:t>
      </w:r>
      <w:r w:rsidR="00961F10">
        <w:t xml:space="preserve"> [1]</w:t>
      </w:r>
      <w:r w:rsidRPr="00795F76">
        <w:t>.</w:t>
      </w:r>
      <w:r w:rsidR="00961F10">
        <w:t xml:space="preserve"> Out of these models, </w:t>
      </w:r>
      <w:r w:rsidR="009345D2">
        <w:t xml:space="preserve">85 were discarded, of which 60 </w:t>
      </w:r>
      <w:commentRangeStart w:id="247"/>
      <w:r w:rsidR="009345D2">
        <w:t>because deemed not relevant</w:t>
      </w:r>
      <w:ins w:id="248" w:author="Loris Pennucci" w:date="2025-11-25T17:48:00Z" w16du:dateUtc="2025-11-25T16:48:00Z">
        <w:r w:rsidR="00336569">
          <w:t xml:space="preserve"> as, during the manual revision process, we found their </w:t>
        </w:r>
      </w:ins>
      <w:ins w:id="249" w:author="Loris Pennucci" w:date="2025-11-25T17:49:00Z" w16du:dateUtc="2025-11-25T16:49:00Z">
        <w:r w:rsidR="00336569">
          <w:t xml:space="preserve">purpose didn’t align with </w:t>
        </w:r>
      </w:ins>
      <w:ins w:id="250" w:author="Loris Pennucci" w:date="2025-11-25T17:52:00Z" w16du:dateUtc="2025-11-25T16:52:00Z">
        <w:r w:rsidR="00336569">
          <w:t>precision nor Farm-Tech s</w:t>
        </w:r>
      </w:ins>
      <w:ins w:id="251" w:author="Loris Pennucci" w:date="2025-11-25T17:53:00Z" w16du:dateUtc="2025-11-25T16:53:00Z">
        <w:r w:rsidR="00336569">
          <w:t>pecifically;</w:t>
        </w:r>
      </w:ins>
      <w:r w:rsidR="009345D2">
        <w:t xml:space="preserve"> </w:t>
      </w:r>
      <w:commentRangeEnd w:id="247"/>
      <w:r w:rsidR="00C66D75">
        <w:rPr>
          <w:rStyle w:val="CommentReference"/>
        </w:rPr>
        <w:commentReference w:id="247"/>
      </w:r>
      <w:del w:id="252" w:author="Loris Pennucci" w:date="2025-11-25T17:53:00Z" w16du:dateUtc="2025-11-25T16:53:00Z">
        <w:r w:rsidR="009345D2" w:rsidDel="00336569">
          <w:delText>and 25</w:delText>
        </w:r>
      </w:del>
      <w:ins w:id="253" w:author="Loris Pennucci" w:date="2025-11-25T17:53:00Z" w16du:dateUtc="2025-11-25T16:53:00Z">
        <w:r w:rsidR="00336569">
          <w:t xml:space="preserve">the remaining 25 models were discarded because they provided </w:t>
        </w:r>
      </w:ins>
      <w:r w:rsidR="009345D2">
        <w:t xml:space="preserve"> </w:t>
      </w:r>
      <w:del w:id="254" w:author="Loris Pennucci" w:date="2025-11-25T17:53:00Z" w16du:dateUtc="2025-11-25T16:53:00Z">
        <w:r w:rsidR="009345D2" w:rsidDel="00336569">
          <w:delText xml:space="preserve">with </w:delText>
        </w:r>
      </w:del>
      <w:r w:rsidR="009345D2">
        <w:t xml:space="preserve">either </w:t>
      </w:r>
      <w:del w:id="255" w:author="Loris Pennucci" w:date="2025-11-25T17:53:00Z" w16du:dateUtc="2025-11-25T16:53:00Z">
        <w:r w:rsidR="009345D2" w:rsidDel="00336569">
          <w:delText xml:space="preserve">missing </w:delText>
        </w:r>
      </w:del>
      <w:ins w:id="256" w:author="Loris Pennucci" w:date="2025-11-25T17:53:00Z" w16du:dateUtc="2025-11-25T16:53:00Z">
        <w:r w:rsidR="00336569">
          <w:t xml:space="preserve">no </w:t>
        </w:r>
      </w:ins>
      <w:r w:rsidR="009345D2">
        <w:t>or non-sufficient documentation: on the spreadsheet, the former are marked as “discarded (not relevant)” and the latter as “discarded (no doc)”.</w:t>
      </w:r>
      <w:ins w:id="257" w:author="Loris Pennucci" w:date="2025-11-25T17:53:00Z" w16du:dateUtc="2025-11-25T16:53:00Z">
        <w:r w:rsidR="00EB1E35">
          <w:t xml:space="preserve"> </w:t>
        </w:r>
      </w:ins>
      <w:del w:id="258" w:author="Loris Pennucci" w:date="2025-11-25T17:53:00Z" w16du:dateUtc="2025-11-25T16:53:00Z">
        <w:r w:rsidR="0084453D" w:rsidDel="00EB1E35">
          <w:br/>
        </w:r>
      </w:del>
      <w:r w:rsidR="0084453D">
        <w:t>For t</w:t>
      </w:r>
      <w:r w:rsidR="009345D2">
        <w:t xml:space="preserve">he remaining 15 models, </w:t>
      </w:r>
      <w:r w:rsidR="008F5D66">
        <w:t>marked</w:t>
      </w:r>
      <w:r w:rsidR="009345D2">
        <w:t xml:space="preserve"> as </w:t>
      </w:r>
      <w:r w:rsidR="008F5D66">
        <w:t>“</w:t>
      </w:r>
      <w:r w:rsidR="009345D2">
        <w:t>relevant</w:t>
      </w:r>
      <w:r w:rsidR="008F5D66">
        <w:t>”</w:t>
      </w:r>
      <w:r w:rsidR="009345D2">
        <w:t>,</w:t>
      </w:r>
      <w:r w:rsidR="0084453D">
        <w:t xml:space="preserve"> we </w:t>
      </w:r>
      <w:r w:rsidR="008F5D66">
        <w:t>analyzed their readmes and any additional information</w:t>
      </w:r>
      <w:r w:rsidR="00EE22F1">
        <w:t xml:space="preserve"> provided</w:t>
      </w:r>
      <w:r w:rsidR="008F5D66">
        <w:t xml:space="preserve"> to determine what their </w:t>
      </w:r>
      <w:r w:rsidR="00CE34BC">
        <w:t>intended task</w:t>
      </w:r>
      <w:r w:rsidR="008F5D66">
        <w:t xml:space="preserve"> </w:t>
      </w:r>
      <w:r w:rsidR="00EE22F1">
        <w:t>is</w:t>
      </w:r>
      <w:r w:rsidR="008F5D66">
        <w:t xml:space="preserve">; below is a breakdown of all the </w:t>
      </w:r>
      <w:r w:rsidR="00CE797D">
        <w:t>tasks</w:t>
      </w:r>
      <w:r w:rsidR="008F5D66">
        <w:t xml:space="preserve"> we found.</w:t>
      </w:r>
    </w:p>
    <w:p w14:paraId="602FDAB9" w14:textId="2FB3F1FD" w:rsidR="008F5D66" w:rsidRDefault="008F5D66">
      <w:pPr>
        <w:pStyle w:val="ListParagraph"/>
        <w:numPr>
          <w:ilvl w:val="0"/>
          <w:numId w:val="16"/>
        </w:numPr>
        <w:jc w:val="both"/>
        <w:pPrChange w:id="259" w:author="Damian Andrew Tamburri" w:date="2025-11-25T14:55:00Z" w16du:dateUtc="2025-11-25T13:55:00Z">
          <w:pPr>
            <w:pStyle w:val="ListParagraph"/>
            <w:numPr>
              <w:numId w:val="16"/>
            </w:numPr>
            <w:ind w:hanging="360"/>
          </w:pPr>
        </w:pPrChange>
      </w:pPr>
      <w:r w:rsidRPr="008F5D66">
        <w:rPr>
          <w:b/>
          <w:bCs/>
        </w:rPr>
        <w:t>Time</w:t>
      </w:r>
      <w:r>
        <w:rPr>
          <w:b/>
          <w:bCs/>
        </w:rPr>
        <w:t xml:space="preserve"> </w:t>
      </w:r>
      <w:r w:rsidRPr="008F5D66">
        <w:rPr>
          <w:b/>
          <w:bCs/>
        </w:rPr>
        <w:t>series Analysis</w:t>
      </w:r>
      <w:r>
        <w:t xml:space="preserve">: models trained to perform forecasting, classification and anomaly detection on multivariate time series, </w:t>
      </w:r>
      <w:r w:rsidRPr="008F5D66">
        <w:t>a sequence of observations collected over time that records multiple variables simultaneously, capturing how they evolve together.</w:t>
      </w:r>
      <w:r>
        <w:t xml:space="preserve"> These models can be </w:t>
      </w:r>
      <w:r w:rsidRPr="008F5D66">
        <w:t xml:space="preserve">useful in smart farming </w:t>
      </w:r>
      <w:r>
        <w:t xml:space="preserve">as </w:t>
      </w:r>
      <w:r w:rsidRPr="008F5D66">
        <w:t>they</w:t>
      </w:r>
      <w:r>
        <w:t>’re</w:t>
      </w:r>
      <w:r w:rsidR="00806F91">
        <w:t xml:space="preserve"> able to</w:t>
      </w:r>
      <w:r w:rsidRPr="008F5D66">
        <w:t xml:space="preserve"> </w:t>
      </w:r>
      <w:r w:rsidR="00806F91" w:rsidRPr="00806F91">
        <w:t>analyze diverse sensor data to predict resource needs</w:t>
      </w:r>
      <w:r w:rsidR="00806F91">
        <w:t xml:space="preserve"> and</w:t>
      </w:r>
      <w:r w:rsidR="00806F91" w:rsidRPr="00806F91">
        <w:t xml:space="preserve"> detect irregularities in crop or soil conditions, enabling targeted interventions that maximize yield and minimize waste</w:t>
      </w:r>
      <w:r w:rsidR="000B0BF6">
        <w:t>.</w:t>
      </w:r>
    </w:p>
    <w:p w14:paraId="257B2102" w14:textId="0C8F5194" w:rsidR="00806F91" w:rsidRDefault="00806F91">
      <w:pPr>
        <w:pStyle w:val="ListParagraph"/>
        <w:numPr>
          <w:ilvl w:val="0"/>
          <w:numId w:val="16"/>
        </w:numPr>
        <w:jc w:val="both"/>
        <w:pPrChange w:id="260" w:author="Damian Andrew Tamburri" w:date="2025-11-25T14:55:00Z" w16du:dateUtc="2025-11-25T13:55:00Z">
          <w:pPr>
            <w:pStyle w:val="ListParagraph"/>
            <w:numPr>
              <w:numId w:val="16"/>
            </w:numPr>
            <w:ind w:hanging="360"/>
          </w:pPr>
        </w:pPrChange>
      </w:pPr>
      <w:r>
        <w:rPr>
          <w:b/>
          <w:bCs/>
        </w:rPr>
        <w:t>Image Classification</w:t>
      </w:r>
      <w:r>
        <w:t>: models trained to classify an image, useful for determining whether some crops are infected with some kind of disease.</w:t>
      </w:r>
    </w:p>
    <w:p w14:paraId="4066FC15" w14:textId="6E3F2B1C" w:rsidR="00806F91" w:rsidRDefault="00806F91">
      <w:pPr>
        <w:pStyle w:val="ListParagraph"/>
        <w:numPr>
          <w:ilvl w:val="0"/>
          <w:numId w:val="16"/>
        </w:numPr>
        <w:jc w:val="both"/>
        <w:pPrChange w:id="261" w:author="Damian Andrew Tamburri" w:date="2025-11-25T14:55:00Z" w16du:dateUtc="2025-11-25T13:55:00Z">
          <w:pPr>
            <w:pStyle w:val="ListParagraph"/>
            <w:numPr>
              <w:numId w:val="16"/>
            </w:numPr>
            <w:ind w:hanging="360"/>
          </w:pPr>
        </w:pPrChange>
      </w:pPr>
      <w:r>
        <w:rPr>
          <w:b/>
          <w:bCs/>
        </w:rPr>
        <w:t xml:space="preserve">Drone Image </w:t>
      </w:r>
      <w:r w:rsidR="00E56A58">
        <w:rPr>
          <w:b/>
          <w:bCs/>
        </w:rPr>
        <w:t>Processing</w:t>
      </w:r>
      <w:r>
        <w:t>: models trained to analyze drone-captured images, providing either a natural-text description of the image contents or estimate biomass present in the imagery.</w:t>
      </w:r>
    </w:p>
    <w:p w14:paraId="750B1CE7" w14:textId="201156A6" w:rsidR="00806F91" w:rsidRDefault="00806F91">
      <w:pPr>
        <w:pStyle w:val="ListParagraph"/>
        <w:numPr>
          <w:ilvl w:val="0"/>
          <w:numId w:val="16"/>
        </w:numPr>
        <w:jc w:val="both"/>
        <w:pPrChange w:id="262" w:author="Damian Andrew Tamburri" w:date="2025-11-25T14:55:00Z" w16du:dateUtc="2025-11-25T13:55:00Z">
          <w:pPr>
            <w:pStyle w:val="ListParagraph"/>
            <w:numPr>
              <w:numId w:val="16"/>
            </w:numPr>
            <w:ind w:hanging="360"/>
          </w:pPr>
        </w:pPrChange>
      </w:pPr>
      <w:r>
        <w:rPr>
          <w:b/>
          <w:bCs/>
        </w:rPr>
        <w:t>Chatbot</w:t>
      </w:r>
      <w:r w:rsidR="007445A9">
        <w:rPr>
          <w:b/>
          <w:bCs/>
        </w:rPr>
        <w:t xml:space="preserve"> Assistant</w:t>
      </w:r>
      <w:r w:rsidRPr="00806F91">
        <w:t>:</w:t>
      </w:r>
      <w:r>
        <w:t xml:space="preserve"> a chat-assistant capable of answering questions related to farming, such as crop planting, pest control,</w:t>
      </w:r>
      <w:r w:rsidR="00081F26">
        <w:t xml:space="preserve"> and</w:t>
      </w:r>
      <w:r>
        <w:t xml:space="preserve"> irrigation. While not fundamental for precision farming, it can </w:t>
      </w:r>
      <w:r w:rsidR="006948AF">
        <w:t xml:space="preserve">be a simple </w:t>
      </w:r>
      <w:r w:rsidR="001C7BE6">
        <w:t>and useful</w:t>
      </w:r>
      <w:r w:rsidR="006948AF">
        <w:t xml:space="preserve"> feature for end</w:t>
      </w:r>
      <w:r w:rsidR="00302B77">
        <w:t xml:space="preserve"> </w:t>
      </w:r>
      <w:r w:rsidR="006948AF">
        <w:t>users.</w:t>
      </w:r>
    </w:p>
    <w:p w14:paraId="7562B256" w14:textId="45A7878B" w:rsidR="000D5901" w:rsidRDefault="003B6E50">
      <w:pPr>
        <w:jc w:val="both"/>
        <w:pPrChange w:id="263" w:author="Damian Andrew Tamburri" w:date="2025-11-25T14:55:00Z" w16du:dateUtc="2025-11-25T13:55:00Z">
          <w:pPr/>
        </w:pPrChange>
      </w:pPr>
      <w:r>
        <w:t xml:space="preserve">Figure </w:t>
      </w:r>
      <w:del w:id="264" w:author="Loris Pennucci" w:date="2025-11-25T21:19:00Z" w16du:dateUtc="2025-11-25T20:19:00Z">
        <w:r w:rsidR="00F316E7" w:rsidDel="00C62267">
          <w:delText>2</w:delText>
        </w:r>
        <w:r w:rsidR="00F37094" w:rsidDel="00C62267">
          <w:delText xml:space="preserve"> </w:delText>
        </w:r>
      </w:del>
      <w:ins w:id="265" w:author="Loris Pennucci" w:date="2025-11-25T21:19:00Z" w16du:dateUtc="2025-11-25T20:19:00Z">
        <w:r w:rsidR="00C62267">
          <w:t xml:space="preserve">3 </w:t>
        </w:r>
      </w:ins>
      <w:r w:rsidR="004B3BDD">
        <w:t>present</w:t>
      </w:r>
      <w:r>
        <w:t>s</w:t>
      </w:r>
      <w:r w:rsidR="000D5901">
        <w:t xml:space="preserve"> a graph </w:t>
      </w:r>
      <w:r w:rsidR="004B3BDD">
        <w:t xml:space="preserve">showing </w:t>
      </w:r>
      <w:r w:rsidR="000D5901">
        <w:t xml:space="preserve">the </w:t>
      </w:r>
      <w:r w:rsidR="00EB2719">
        <w:t>number</w:t>
      </w:r>
      <w:r w:rsidR="000D5901">
        <w:t xml:space="preserve"> of</w:t>
      </w:r>
      <w:r w:rsidR="00EB2719">
        <w:t xml:space="preserve"> relevant</w:t>
      </w:r>
      <w:r w:rsidR="000D5901">
        <w:t xml:space="preserve"> models</w:t>
      </w:r>
      <w:r w:rsidR="00EB2719">
        <w:t xml:space="preserve"> </w:t>
      </w:r>
      <w:r w:rsidR="000D5901">
        <w:t>per task.</w:t>
      </w:r>
    </w:p>
    <w:p w14:paraId="2FD7451C" w14:textId="77777777" w:rsidR="00BC06D2" w:rsidRDefault="0084453D">
      <w:pPr>
        <w:keepNext/>
        <w:jc w:val="both"/>
        <w:pPrChange w:id="266" w:author="Damian Andrew Tamburri" w:date="2025-11-25T14:55:00Z" w16du:dateUtc="2025-11-25T13:55:00Z">
          <w:pPr>
            <w:keepNext/>
            <w:jc w:val="center"/>
          </w:pPr>
        </w:pPrChange>
      </w:pPr>
      <w:commentRangeStart w:id="267"/>
      <w:commentRangeStart w:id="268"/>
      <w:r>
        <w:rPr>
          <w:noProof/>
        </w:rPr>
        <w:drawing>
          <wp:inline distT="0" distB="0" distL="0" distR="0" wp14:anchorId="7BD64308" wp14:editId="509062AE">
            <wp:extent cx="6386608" cy="1990725"/>
            <wp:effectExtent l="0" t="0" r="14605" b="9525"/>
            <wp:docPr id="46250102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commentRangeEnd w:id="267"/>
      <w:commentRangeEnd w:id="268"/>
    </w:p>
    <w:p w14:paraId="70831BCF" w14:textId="244EC874" w:rsidR="00BC06D2" w:rsidRDefault="00BC06D2">
      <w:pPr>
        <w:pStyle w:val="Caption"/>
        <w:jc w:val="both"/>
        <w:pPrChange w:id="269" w:author="Damian Andrew Tamburri" w:date="2025-11-25T14:55:00Z" w16du:dateUtc="2025-11-25T13:55:00Z">
          <w:pPr>
            <w:pStyle w:val="Caption"/>
            <w:jc w:val="center"/>
          </w:pPr>
        </w:pPrChange>
      </w:pPr>
      <w:r>
        <w:t xml:space="preserve">Figure </w:t>
      </w:r>
      <w:fldSimple w:instr=" SEQ Figure \* ARABIC ">
        <w:ins w:id="270" w:author="Loris Pennucci" w:date="2025-11-25T21:09:00Z" w16du:dateUtc="2025-11-25T20:09:00Z">
          <w:r w:rsidR="004A7836">
            <w:rPr>
              <w:noProof/>
            </w:rPr>
            <w:t>3</w:t>
          </w:r>
        </w:ins>
        <w:del w:id="271" w:author="Loris Pennucci" w:date="2025-11-25T21:09:00Z" w16du:dateUtc="2025-11-25T20:09:00Z">
          <w:r w:rsidR="00F248DC" w:rsidDel="004A7836">
            <w:rPr>
              <w:noProof/>
            </w:rPr>
            <w:delText>2</w:delText>
          </w:r>
        </w:del>
      </w:fldSimple>
      <w:r>
        <w:t>: number of relevant models per task</w:t>
      </w:r>
      <w:r w:rsidR="00B70FD6">
        <w:t>, reporting also the</w:t>
      </w:r>
      <w:r w:rsidR="001A4E32">
        <w:t xml:space="preserve"> respective</w:t>
      </w:r>
      <w:r w:rsidR="00B70FD6">
        <w:t xml:space="preserve"> percentage</w:t>
      </w:r>
      <w:r w:rsidR="005B7E41">
        <w:t>s</w:t>
      </w:r>
      <w:r w:rsidR="00B70FD6">
        <w:t xml:space="preserve"> of relevant models</w:t>
      </w:r>
    </w:p>
    <w:p w14:paraId="643C5DCD" w14:textId="6E0ACFEA" w:rsidR="0084453D" w:rsidRDefault="000C75C7">
      <w:pPr>
        <w:jc w:val="both"/>
        <w:pPrChange w:id="272" w:author="Damian Andrew Tamburri" w:date="2025-11-25T14:55:00Z" w16du:dateUtc="2025-11-25T13:55:00Z">
          <w:pPr>
            <w:jc w:val="center"/>
          </w:pPr>
        </w:pPrChange>
      </w:pPr>
      <w:r>
        <w:rPr>
          <w:rStyle w:val="CommentReference"/>
        </w:rPr>
        <w:commentReference w:id="267"/>
      </w:r>
      <w:r w:rsidR="008F75A3">
        <w:rPr>
          <w:rStyle w:val="CommentReference"/>
        </w:rPr>
        <w:commentReference w:id="268"/>
      </w:r>
    </w:p>
    <w:p w14:paraId="7DDCF81F" w14:textId="3A0B22A1" w:rsidR="00795F76" w:rsidRDefault="00526460">
      <w:pPr>
        <w:jc w:val="both"/>
        <w:pPrChange w:id="273" w:author="Damian Andrew Tamburri" w:date="2025-11-25T14:55:00Z" w16du:dateUtc="2025-11-25T13:55:00Z">
          <w:pPr/>
        </w:pPrChange>
      </w:pPr>
      <w:r>
        <w:t xml:space="preserve">Almost half of the models were trained to perform time series analysis. </w:t>
      </w:r>
      <w:r w:rsidR="0083550A">
        <w:t>Table 1</w:t>
      </w:r>
      <w:r>
        <w:t xml:space="preserve"> </w:t>
      </w:r>
      <w:r w:rsidR="0083550A">
        <w:t xml:space="preserve">reports </w:t>
      </w:r>
      <w:r>
        <w:t xml:space="preserve">all of the models </w:t>
      </w:r>
      <w:r w:rsidR="009923CC">
        <w:t>deemed as relevant</w:t>
      </w:r>
      <w:r w:rsidR="00564BA9">
        <w:t>;</w:t>
      </w:r>
      <w:r>
        <w:t xml:space="preserve"> </w:t>
      </w:r>
      <w:r w:rsidR="00564BA9">
        <w:t>the “Dataset” column represents if the training dataset was shared somewhere in the model page/documentation, with “provided” meaning that a direct link was provided, “mentioned” that either the dataset’s name or its content was briefly described; “Bias” represents if any kind of bias was discussed, “mentioned” indicating that it was at least pointed out; “License”</w:t>
      </w:r>
      <w:r w:rsidR="001C7382">
        <w:t xml:space="preserve">, </w:t>
      </w:r>
      <w:r w:rsidR="00564BA9">
        <w:t xml:space="preserve">represents the </w:t>
      </w:r>
      <w:r w:rsidR="001C7382">
        <w:t>license under which the model was released</w:t>
      </w:r>
      <w:r w:rsidR="00D43598">
        <w:t xml:space="preserve">, in the following subchapter we </w:t>
      </w:r>
      <w:del w:id="274" w:author="Loris Pennucci" w:date="2025-11-25T18:00:00Z" w16du:dateUtc="2025-11-25T17:00:00Z">
        <w:r w:rsidR="00D43598" w:rsidDel="001037CF">
          <w:delText xml:space="preserve">will </w:delText>
        </w:r>
      </w:del>
      <w:r w:rsidR="00D43598">
        <w:t>analyze this point more in detail.</w:t>
      </w:r>
    </w:p>
    <w:tbl>
      <w:tblPr>
        <w:tblStyle w:val="TableGrid"/>
        <w:tblW w:w="0" w:type="auto"/>
        <w:tblInd w:w="38" w:type="dxa"/>
        <w:tblLook w:val="04A0" w:firstRow="1" w:lastRow="0" w:firstColumn="1" w:lastColumn="0" w:noHBand="0" w:noVBand="1"/>
      </w:tblPr>
      <w:tblGrid>
        <w:gridCol w:w="2374"/>
        <w:gridCol w:w="1993"/>
        <w:gridCol w:w="1403"/>
        <w:gridCol w:w="1325"/>
        <w:gridCol w:w="1613"/>
        <w:gridCol w:w="1710"/>
      </w:tblGrid>
      <w:tr w:rsidR="00963500" w14:paraId="4193C099" w14:textId="77777777" w:rsidTr="009B44A2">
        <w:tc>
          <w:tcPr>
            <w:tcW w:w="2441" w:type="dxa"/>
          </w:tcPr>
          <w:p w14:paraId="3F3DC15F" w14:textId="4736C376" w:rsidR="0084453D" w:rsidRPr="00963500" w:rsidRDefault="0084453D">
            <w:pPr>
              <w:jc w:val="both"/>
              <w:rPr>
                <w:b/>
                <w:bCs/>
              </w:rPr>
              <w:pPrChange w:id="275" w:author="Damian Andrew Tamburri" w:date="2025-11-25T14:55:00Z" w16du:dateUtc="2025-11-25T13:55:00Z">
                <w:pPr/>
              </w:pPrChange>
            </w:pPr>
            <w:r w:rsidRPr="00963500">
              <w:rPr>
                <w:b/>
                <w:bCs/>
              </w:rPr>
              <w:lastRenderedPageBreak/>
              <w:t>Model</w:t>
            </w:r>
          </w:p>
        </w:tc>
        <w:tc>
          <w:tcPr>
            <w:tcW w:w="2071" w:type="dxa"/>
          </w:tcPr>
          <w:p w14:paraId="3F3023EA" w14:textId="29A0DBA5" w:rsidR="0084453D" w:rsidRPr="00963500" w:rsidRDefault="0084453D">
            <w:pPr>
              <w:jc w:val="both"/>
              <w:rPr>
                <w:b/>
                <w:bCs/>
              </w:rPr>
              <w:pPrChange w:id="276" w:author="Damian Andrew Tamburri" w:date="2025-11-25T14:55:00Z" w16du:dateUtc="2025-11-25T13:55:00Z">
                <w:pPr/>
              </w:pPrChange>
            </w:pPr>
            <w:r w:rsidRPr="00963500">
              <w:rPr>
                <w:b/>
                <w:bCs/>
              </w:rPr>
              <w:t>Download Count</w:t>
            </w:r>
          </w:p>
        </w:tc>
        <w:tc>
          <w:tcPr>
            <w:tcW w:w="1412" w:type="dxa"/>
          </w:tcPr>
          <w:p w14:paraId="34DEB002" w14:textId="37F6876B" w:rsidR="0084453D" w:rsidRPr="00963500" w:rsidRDefault="0084453D">
            <w:pPr>
              <w:jc w:val="both"/>
              <w:rPr>
                <w:b/>
                <w:bCs/>
              </w:rPr>
              <w:pPrChange w:id="277" w:author="Damian Andrew Tamburri" w:date="2025-11-25T14:55:00Z" w16du:dateUtc="2025-11-25T13:55:00Z">
                <w:pPr/>
              </w:pPrChange>
            </w:pPr>
            <w:r w:rsidRPr="00963500">
              <w:rPr>
                <w:b/>
                <w:bCs/>
              </w:rPr>
              <w:t>Dataset</w:t>
            </w:r>
          </w:p>
        </w:tc>
        <w:tc>
          <w:tcPr>
            <w:tcW w:w="1325" w:type="dxa"/>
          </w:tcPr>
          <w:p w14:paraId="5E131B0F" w14:textId="55695436" w:rsidR="0084453D" w:rsidRPr="00963500" w:rsidRDefault="0084453D">
            <w:pPr>
              <w:jc w:val="both"/>
              <w:rPr>
                <w:b/>
                <w:bCs/>
              </w:rPr>
              <w:pPrChange w:id="278" w:author="Damian Andrew Tamburri" w:date="2025-11-25T14:55:00Z" w16du:dateUtc="2025-11-25T13:55:00Z">
                <w:pPr/>
              </w:pPrChange>
            </w:pPr>
            <w:r w:rsidRPr="00963500">
              <w:rPr>
                <w:b/>
                <w:bCs/>
              </w:rPr>
              <w:t>Bias</w:t>
            </w:r>
          </w:p>
        </w:tc>
        <w:tc>
          <w:tcPr>
            <w:tcW w:w="1677" w:type="dxa"/>
          </w:tcPr>
          <w:p w14:paraId="1E020297" w14:textId="04FB607B" w:rsidR="0084453D" w:rsidRPr="00963500" w:rsidRDefault="0084453D">
            <w:pPr>
              <w:jc w:val="both"/>
              <w:rPr>
                <w:b/>
                <w:bCs/>
              </w:rPr>
              <w:pPrChange w:id="279" w:author="Damian Andrew Tamburri" w:date="2025-11-25T14:55:00Z" w16du:dateUtc="2025-11-25T13:55:00Z">
                <w:pPr/>
              </w:pPrChange>
            </w:pPr>
            <w:r w:rsidRPr="00963500">
              <w:rPr>
                <w:b/>
                <w:bCs/>
              </w:rPr>
              <w:t>License</w:t>
            </w:r>
          </w:p>
        </w:tc>
        <w:tc>
          <w:tcPr>
            <w:tcW w:w="1718" w:type="dxa"/>
          </w:tcPr>
          <w:p w14:paraId="4E2A2329" w14:textId="479089FD" w:rsidR="0084453D" w:rsidRPr="00963500" w:rsidRDefault="00963500">
            <w:pPr>
              <w:jc w:val="both"/>
              <w:rPr>
                <w:b/>
                <w:bCs/>
              </w:rPr>
              <w:pPrChange w:id="280" w:author="Damian Andrew Tamburri" w:date="2025-11-25T14:55:00Z" w16du:dateUtc="2025-11-25T13:55:00Z">
                <w:pPr/>
              </w:pPrChange>
            </w:pPr>
            <w:r>
              <w:rPr>
                <w:b/>
                <w:bCs/>
              </w:rPr>
              <w:t>Task</w:t>
            </w:r>
          </w:p>
        </w:tc>
      </w:tr>
      <w:tr w:rsidR="00963500" w14:paraId="4E040BAD" w14:textId="77777777" w:rsidTr="009B44A2">
        <w:tc>
          <w:tcPr>
            <w:tcW w:w="2441" w:type="dxa"/>
          </w:tcPr>
          <w:p w14:paraId="5C508C37" w14:textId="347DB72D" w:rsidR="0084453D" w:rsidRDefault="00963500">
            <w:pPr>
              <w:jc w:val="both"/>
              <w:pPrChange w:id="281" w:author="Damian Andrew Tamburri" w:date="2025-11-25T14:55:00Z" w16du:dateUtc="2025-11-25T13:55:00Z">
                <w:pPr/>
              </w:pPrChange>
            </w:pPr>
            <w:r w:rsidRPr="001F3A89">
              <w:rPr>
                <w:u w:val="single"/>
              </w:rPr>
              <w:t>TinyTimeMixers</w:t>
            </w:r>
            <w:r w:rsidR="009B44A2">
              <w:rPr>
                <w:u w:val="single"/>
              </w:rPr>
              <w:t xml:space="preserve"> v2</w:t>
            </w:r>
            <w:r>
              <w:t xml:space="preserve"> [2]</w:t>
            </w:r>
          </w:p>
        </w:tc>
        <w:tc>
          <w:tcPr>
            <w:tcW w:w="2071" w:type="dxa"/>
          </w:tcPr>
          <w:p w14:paraId="192003A2" w14:textId="12B6CACC" w:rsidR="0084453D" w:rsidRDefault="00826355">
            <w:pPr>
              <w:jc w:val="both"/>
              <w:pPrChange w:id="282" w:author="Damian Andrew Tamburri" w:date="2025-11-25T14:55:00Z" w16du:dateUtc="2025-11-25T13:55:00Z">
                <w:pPr>
                  <w:jc w:val="right"/>
                </w:pPr>
              </w:pPrChange>
            </w:pPr>
            <w:r>
              <w:t xml:space="preserve">361.669 </w:t>
            </w:r>
            <w:r>
              <w:br/>
            </w:r>
          </w:p>
        </w:tc>
        <w:tc>
          <w:tcPr>
            <w:tcW w:w="1412" w:type="dxa"/>
          </w:tcPr>
          <w:p w14:paraId="7C3815AB" w14:textId="0ED6469B" w:rsidR="0084453D" w:rsidRDefault="00963500">
            <w:pPr>
              <w:jc w:val="both"/>
              <w:pPrChange w:id="283" w:author="Damian Andrew Tamburri" w:date="2025-11-25T14:55:00Z" w16du:dateUtc="2025-11-25T13:55:00Z">
                <w:pPr/>
              </w:pPrChange>
            </w:pPr>
            <w:r>
              <w:t>Provided</w:t>
            </w:r>
          </w:p>
        </w:tc>
        <w:tc>
          <w:tcPr>
            <w:tcW w:w="1325" w:type="dxa"/>
          </w:tcPr>
          <w:p w14:paraId="0EA44DB1" w14:textId="6C6DC0DE" w:rsidR="0084453D" w:rsidRDefault="00963500">
            <w:pPr>
              <w:jc w:val="both"/>
              <w:pPrChange w:id="284" w:author="Damian Andrew Tamburri" w:date="2025-11-25T14:55:00Z" w16du:dateUtc="2025-11-25T13:55:00Z">
                <w:pPr/>
              </w:pPrChange>
            </w:pPr>
            <w:r>
              <w:t>No</w:t>
            </w:r>
          </w:p>
        </w:tc>
        <w:tc>
          <w:tcPr>
            <w:tcW w:w="1677" w:type="dxa"/>
          </w:tcPr>
          <w:p w14:paraId="5045297C" w14:textId="34B77610" w:rsidR="0084453D" w:rsidRDefault="00963500">
            <w:pPr>
              <w:jc w:val="both"/>
              <w:pPrChange w:id="285" w:author="Damian Andrew Tamburri" w:date="2025-11-25T14:55:00Z" w16du:dateUtc="2025-11-25T13:55:00Z">
                <w:pPr/>
              </w:pPrChange>
            </w:pPr>
            <w:r>
              <w:t>Apache 2.0</w:t>
            </w:r>
          </w:p>
        </w:tc>
        <w:tc>
          <w:tcPr>
            <w:tcW w:w="1718" w:type="dxa"/>
          </w:tcPr>
          <w:p w14:paraId="08555E01" w14:textId="5DAF971B" w:rsidR="0084453D" w:rsidRDefault="00963500">
            <w:pPr>
              <w:jc w:val="both"/>
              <w:pPrChange w:id="286" w:author="Damian Andrew Tamburri" w:date="2025-11-25T14:55:00Z" w16du:dateUtc="2025-11-25T13:55:00Z">
                <w:pPr/>
              </w:pPrChange>
            </w:pPr>
            <w:r>
              <w:t>Time series Analysis</w:t>
            </w:r>
          </w:p>
        </w:tc>
      </w:tr>
      <w:tr w:rsidR="009B44A2" w14:paraId="1F18E589" w14:textId="77777777" w:rsidTr="009B44A2">
        <w:tc>
          <w:tcPr>
            <w:tcW w:w="2441" w:type="dxa"/>
          </w:tcPr>
          <w:p w14:paraId="0BA90DAB" w14:textId="66ED3100" w:rsidR="009B44A2" w:rsidRPr="001F3A89" w:rsidRDefault="009B44A2">
            <w:pPr>
              <w:jc w:val="both"/>
              <w:rPr>
                <w:u w:val="single"/>
              </w:rPr>
              <w:pPrChange w:id="287" w:author="Damian Andrew Tamburri" w:date="2025-11-25T14:55:00Z" w16du:dateUtc="2025-11-25T13:55:00Z">
                <w:pPr/>
              </w:pPrChange>
            </w:pPr>
            <w:r w:rsidRPr="001F3A89">
              <w:rPr>
                <w:u w:val="single"/>
              </w:rPr>
              <w:t>TinyTimeMixers</w:t>
            </w:r>
            <w:r>
              <w:rPr>
                <w:u w:val="single"/>
              </w:rPr>
              <w:t xml:space="preserve"> v1</w:t>
            </w:r>
            <w:r w:rsidRPr="00526460">
              <w:t xml:space="preserve"> [3]</w:t>
            </w:r>
          </w:p>
        </w:tc>
        <w:tc>
          <w:tcPr>
            <w:tcW w:w="2071" w:type="dxa"/>
          </w:tcPr>
          <w:p w14:paraId="6F7DFE6F" w14:textId="22DAE12C" w:rsidR="009B44A2" w:rsidRDefault="009B44A2">
            <w:pPr>
              <w:jc w:val="both"/>
              <w:pPrChange w:id="288" w:author="Damian Andrew Tamburri" w:date="2025-11-25T14:55:00Z" w16du:dateUtc="2025-11-25T13:55:00Z">
                <w:pPr>
                  <w:jc w:val="right"/>
                </w:pPr>
              </w:pPrChange>
            </w:pPr>
            <w:r>
              <w:t>217.922</w:t>
            </w:r>
          </w:p>
        </w:tc>
        <w:tc>
          <w:tcPr>
            <w:tcW w:w="1412" w:type="dxa"/>
          </w:tcPr>
          <w:p w14:paraId="4F96D3B2" w14:textId="242A01F0" w:rsidR="009B44A2" w:rsidRDefault="009B44A2">
            <w:pPr>
              <w:jc w:val="both"/>
              <w:pPrChange w:id="289" w:author="Damian Andrew Tamburri" w:date="2025-11-25T14:55:00Z" w16du:dateUtc="2025-11-25T13:55:00Z">
                <w:pPr/>
              </w:pPrChange>
            </w:pPr>
            <w:r>
              <w:t>Provided</w:t>
            </w:r>
          </w:p>
        </w:tc>
        <w:tc>
          <w:tcPr>
            <w:tcW w:w="1325" w:type="dxa"/>
          </w:tcPr>
          <w:p w14:paraId="684438BD" w14:textId="5BD915A7" w:rsidR="009B44A2" w:rsidRDefault="009B44A2">
            <w:pPr>
              <w:jc w:val="both"/>
              <w:pPrChange w:id="290" w:author="Damian Andrew Tamburri" w:date="2025-11-25T14:55:00Z" w16du:dateUtc="2025-11-25T13:55:00Z">
                <w:pPr/>
              </w:pPrChange>
            </w:pPr>
            <w:r>
              <w:t>No</w:t>
            </w:r>
          </w:p>
        </w:tc>
        <w:tc>
          <w:tcPr>
            <w:tcW w:w="1677" w:type="dxa"/>
          </w:tcPr>
          <w:p w14:paraId="1C41AC24" w14:textId="5A57208D" w:rsidR="009B44A2" w:rsidRDefault="009B44A2">
            <w:pPr>
              <w:jc w:val="both"/>
              <w:pPrChange w:id="291" w:author="Damian Andrew Tamburri" w:date="2025-11-25T14:55:00Z" w16du:dateUtc="2025-11-25T13:55:00Z">
                <w:pPr/>
              </w:pPrChange>
            </w:pPr>
            <w:r>
              <w:t>Apache 2.0</w:t>
            </w:r>
          </w:p>
        </w:tc>
        <w:tc>
          <w:tcPr>
            <w:tcW w:w="1718" w:type="dxa"/>
          </w:tcPr>
          <w:p w14:paraId="1E758FC3" w14:textId="744927BC" w:rsidR="009B44A2" w:rsidRDefault="009B44A2">
            <w:pPr>
              <w:jc w:val="both"/>
              <w:pPrChange w:id="292" w:author="Damian Andrew Tamburri" w:date="2025-11-25T14:55:00Z" w16du:dateUtc="2025-11-25T13:55:00Z">
                <w:pPr/>
              </w:pPrChange>
            </w:pPr>
            <w:r>
              <w:t>Time series Analysis</w:t>
            </w:r>
          </w:p>
        </w:tc>
      </w:tr>
      <w:tr w:rsidR="00963500" w14:paraId="18AAA6C9" w14:textId="77777777" w:rsidTr="009B44A2">
        <w:tc>
          <w:tcPr>
            <w:tcW w:w="2441" w:type="dxa"/>
          </w:tcPr>
          <w:p w14:paraId="0C40D859" w14:textId="7A508E4A" w:rsidR="0084453D" w:rsidRPr="00963500" w:rsidRDefault="00963500">
            <w:pPr>
              <w:jc w:val="both"/>
              <w:pPrChange w:id="293" w:author="Damian Andrew Tamburri" w:date="2025-11-25T14:55:00Z" w16du:dateUtc="2025-11-25T13:55:00Z">
                <w:pPr/>
              </w:pPrChange>
            </w:pPr>
            <w:r w:rsidRPr="001F3A89">
              <w:rPr>
                <w:u w:val="single"/>
              </w:rPr>
              <w:t>TSPulse</w:t>
            </w:r>
            <w:r>
              <w:t xml:space="preserve"> [4]</w:t>
            </w:r>
          </w:p>
        </w:tc>
        <w:tc>
          <w:tcPr>
            <w:tcW w:w="2071" w:type="dxa"/>
          </w:tcPr>
          <w:p w14:paraId="2EB88269" w14:textId="6634EF83" w:rsidR="0084453D" w:rsidRDefault="00963500">
            <w:pPr>
              <w:jc w:val="both"/>
              <w:pPrChange w:id="294" w:author="Damian Andrew Tamburri" w:date="2025-11-25T14:55:00Z" w16du:dateUtc="2025-11-25T13:55:00Z">
                <w:pPr>
                  <w:jc w:val="right"/>
                </w:pPr>
              </w:pPrChange>
            </w:pPr>
            <w:r>
              <w:t>55.288</w:t>
            </w:r>
          </w:p>
        </w:tc>
        <w:tc>
          <w:tcPr>
            <w:tcW w:w="1412" w:type="dxa"/>
          </w:tcPr>
          <w:p w14:paraId="776FB2D5" w14:textId="2AE4C1F0" w:rsidR="0084453D" w:rsidRDefault="00826355">
            <w:pPr>
              <w:jc w:val="both"/>
              <w:pPrChange w:id="295" w:author="Damian Andrew Tamburri" w:date="2025-11-25T14:55:00Z" w16du:dateUtc="2025-11-25T13:55:00Z">
                <w:pPr/>
              </w:pPrChange>
            </w:pPr>
            <w:r>
              <w:t>Provided</w:t>
            </w:r>
          </w:p>
        </w:tc>
        <w:tc>
          <w:tcPr>
            <w:tcW w:w="1325" w:type="dxa"/>
          </w:tcPr>
          <w:p w14:paraId="132C9A88" w14:textId="4955BACF" w:rsidR="0084453D" w:rsidRDefault="00826355">
            <w:pPr>
              <w:jc w:val="both"/>
              <w:pPrChange w:id="296" w:author="Damian Andrew Tamburri" w:date="2025-11-25T14:55:00Z" w16du:dateUtc="2025-11-25T13:55:00Z">
                <w:pPr/>
              </w:pPrChange>
            </w:pPr>
            <w:r>
              <w:t>No</w:t>
            </w:r>
          </w:p>
        </w:tc>
        <w:tc>
          <w:tcPr>
            <w:tcW w:w="1677" w:type="dxa"/>
          </w:tcPr>
          <w:p w14:paraId="3130FE57" w14:textId="374E38A7" w:rsidR="0084453D" w:rsidRDefault="00826355">
            <w:pPr>
              <w:jc w:val="both"/>
              <w:pPrChange w:id="297" w:author="Damian Andrew Tamburri" w:date="2025-11-25T14:55:00Z" w16du:dateUtc="2025-11-25T13:55:00Z">
                <w:pPr/>
              </w:pPrChange>
            </w:pPr>
            <w:r>
              <w:t>Apache 2.0</w:t>
            </w:r>
          </w:p>
        </w:tc>
        <w:tc>
          <w:tcPr>
            <w:tcW w:w="1718" w:type="dxa"/>
          </w:tcPr>
          <w:p w14:paraId="3F9A2C84" w14:textId="3D168151" w:rsidR="0084453D" w:rsidRDefault="003E491D">
            <w:pPr>
              <w:jc w:val="both"/>
              <w:pPrChange w:id="298" w:author="Damian Andrew Tamburri" w:date="2025-11-25T14:55:00Z" w16du:dateUtc="2025-11-25T13:55:00Z">
                <w:pPr/>
              </w:pPrChange>
            </w:pPr>
            <w:r>
              <w:t>Time series Analysis</w:t>
            </w:r>
          </w:p>
        </w:tc>
      </w:tr>
      <w:tr w:rsidR="00963500" w14:paraId="1E79D2D5" w14:textId="77777777" w:rsidTr="009B44A2">
        <w:tc>
          <w:tcPr>
            <w:tcW w:w="2441" w:type="dxa"/>
          </w:tcPr>
          <w:p w14:paraId="65CD36E6" w14:textId="6B47B9C3" w:rsidR="0084453D" w:rsidRPr="00963500" w:rsidRDefault="00963500">
            <w:pPr>
              <w:jc w:val="both"/>
              <w:rPr>
                <w:lang w:val="it-IT"/>
              </w:rPr>
              <w:pPrChange w:id="299" w:author="Damian Andrew Tamburri" w:date="2025-11-25T14:55:00Z" w16du:dateUtc="2025-11-25T13:55:00Z">
                <w:pPr/>
              </w:pPrChange>
            </w:pPr>
            <w:r w:rsidRPr="00963500">
              <w:rPr>
                <w:u w:val="single"/>
                <w:lang w:val="it-IT"/>
              </w:rPr>
              <w:t>PatchTST</w:t>
            </w:r>
            <w:r w:rsidRPr="00963500">
              <w:rPr>
                <w:lang w:val="it-IT"/>
              </w:rPr>
              <w:t xml:space="preserve"> </w:t>
            </w:r>
            <w:r>
              <w:rPr>
                <w:lang w:val="it-IT"/>
              </w:rPr>
              <w:t>[5]</w:t>
            </w:r>
          </w:p>
        </w:tc>
        <w:tc>
          <w:tcPr>
            <w:tcW w:w="2071" w:type="dxa"/>
          </w:tcPr>
          <w:p w14:paraId="0CBFF325" w14:textId="260D22E1" w:rsidR="0084453D" w:rsidRDefault="001F3A89">
            <w:pPr>
              <w:jc w:val="both"/>
              <w:pPrChange w:id="300" w:author="Damian Andrew Tamburri" w:date="2025-11-25T14:55:00Z" w16du:dateUtc="2025-11-25T13:55:00Z">
                <w:pPr>
                  <w:jc w:val="right"/>
                </w:pPr>
              </w:pPrChange>
            </w:pPr>
            <w:r>
              <w:t>7.464</w:t>
            </w:r>
          </w:p>
        </w:tc>
        <w:tc>
          <w:tcPr>
            <w:tcW w:w="1412" w:type="dxa"/>
          </w:tcPr>
          <w:p w14:paraId="3ADF80E6" w14:textId="37403CD4" w:rsidR="0084453D" w:rsidRDefault="00826355">
            <w:pPr>
              <w:jc w:val="both"/>
              <w:pPrChange w:id="301" w:author="Damian Andrew Tamburri" w:date="2025-11-25T14:55:00Z" w16du:dateUtc="2025-11-25T13:55:00Z">
                <w:pPr/>
              </w:pPrChange>
            </w:pPr>
            <w:r>
              <w:t>Provided</w:t>
            </w:r>
          </w:p>
        </w:tc>
        <w:tc>
          <w:tcPr>
            <w:tcW w:w="1325" w:type="dxa"/>
          </w:tcPr>
          <w:p w14:paraId="2B60C2B6" w14:textId="2D2772FF" w:rsidR="0084453D" w:rsidRDefault="00826355">
            <w:pPr>
              <w:jc w:val="both"/>
              <w:pPrChange w:id="302" w:author="Damian Andrew Tamburri" w:date="2025-11-25T14:55:00Z" w16du:dateUtc="2025-11-25T13:55:00Z">
                <w:pPr/>
              </w:pPrChange>
            </w:pPr>
            <w:r>
              <w:t>No</w:t>
            </w:r>
          </w:p>
        </w:tc>
        <w:tc>
          <w:tcPr>
            <w:tcW w:w="1677" w:type="dxa"/>
          </w:tcPr>
          <w:p w14:paraId="3A1A7AB6" w14:textId="779C8EA3" w:rsidR="0084453D" w:rsidRDefault="00826355">
            <w:pPr>
              <w:jc w:val="both"/>
              <w:pPrChange w:id="303" w:author="Damian Andrew Tamburri" w:date="2025-11-25T14:55:00Z" w16du:dateUtc="2025-11-25T13:55:00Z">
                <w:pPr/>
              </w:pPrChange>
            </w:pPr>
            <w:r>
              <w:t>Apache 2.0</w:t>
            </w:r>
          </w:p>
        </w:tc>
        <w:tc>
          <w:tcPr>
            <w:tcW w:w="1718" w:type="dxa"/>
          </w:tcPr>
          <w:p w14:paraId="24E2739B" w14:textId="6239B481" w:rsidR="0084453D" w:rsidRDefault="003E491D">
            <w:pPr>
              <w:jc w:val="both"/>
              <w:pPrChange w:id="304" w:author="Damian Andrew Tamburri" w:date="2025-11-25T14:55:00Z" w16du:dateUtc="2025-11-25T13:55:00Z">
                <w:pPr/>
              </w:pPrChange>
            </w:pPr>
            <w:r>
              <w:t>Time series Analysis</w:t>
            </w:r>
          </w:p>
        </w:tc>
      </w:tr>
      <w:tr w:rsidR="00963500" w14:paraId="11C3E710" w14:textId="77777777" w:rsidTr="009B44A2">
        <w:tc>
          <w:tcPr>
            <w:tcW w:w="2441" w:type="dxa"/>
          </w:tcPr>
          <w:p w14:paraId="429A00D5" w14:textId="68A08E83" w:rsidR="0084453D" w:rsidRDefault="00963500">
            <w:pPr>
              <w:jc w:val="both"/>
              <w:pPrChange w:id="305" w:author="Damian Andrew Tamburri" w:date="2025-11-25T14:55:00Z" w16du:dateUtc="2025-11-25T13:55:00Z">
                <w:pPr/>
              </w:pPrChange>
            </w:pPr>
            <w:r>
              <w:t>Disease Detection [6]</w:t>
            </w:r>
          </w:p>
        </w:tc>
        <w:tc>
          <w:tcPr>
            <w:tcW w:w="2071" w:type="dxa"/>
          </w:tcPr>
          <w:p w14:paraId="291EC1D9" w14:textId="52B42096" w:rsidR="0084453D" w:rsidRDefault="001F3A89">
            <w:pPr>
              <w:jc w:val="both"/>
              <w:pPrChange w:id="306" w:author="Damian Andrew Tamburri" w:date="2025-11-25T14:55:00Z" w16du:dateUtc="2025-11-25T13:55:00Z">
                <w:pPr>
                  <w:jc w:val="right"/>
                </w:pPr>
              </w:pPrChange>
            </w:pPr>
            <w:r>
              <w:t>3.689</w:t>
            </w:r>
          </w:p>
        </w:tc>
        <w:tc>
          <w:tcPr>
            <w:tcW w:w="1412" w:type="dxa"/>
          </w:tcPr>
          <w:p w14:paraId="1BFF6CD6" w14:textId="050C6617" w:rsidR="0084453D" w:rsidRDefault="00826355">
            <w:pPr>
              <w:jc w:val="both"/>
              <w:pPrChange w:id="307" w:author="Damian Andrew Tamburri" w:date="2025-11-25T14:55:00Z" w16du:dateUtc="2025-11-25T13:55:00Z">
                <w:pPr/>
              </w:pPrChange>
            </w:pPr>
            <w:r>
              <w:t>Mentioned</w:t>
            </w:r>
          </w:p>
        </w:tc>
        <w:tc>
          <w:tcPr>
            <w:tcW w:w="1325" w:type="dxa"/>
          </w:tcPr>
          <w:p w14:paraId="30FF20C4" w14:textId="65535E0A" w:rsidR="0084453D" w:rsidRDefault="00826355">
            <w:pPr>
              <w:jc w:val="both"/>
              <w:pPrChange w:id="308" w:author="Damian Andrew Tamburri" w:date="2025-11-25T14:55:00Z" w16du:dateUtc="2025-11-25T13:55:00Z">
                <w:pPr/>
              </w:pPrChange>
            </w:pPr>
            <w:r>
              <w:t>Mentioned</w:t>
            </w:r>
          </w:p>
        </w:tc>
        <w:tc>
          <w:tcPr>
            <w:tcW w:w="1677" w:type="dxa"/>
          </w:tcPr>
          <w:p w14:paraId="4698BC92" w14:textId="4CF18AB0" w:rsidR="0084453D" w:rsidRDefault="00536DC6">
            <w:pPr>
              <w:jc w:val="both"/>
              <w:pPrChange w:id="309" w:author="Damian Andrew Tamburri" w:date="2025-11-25T14:55:00Z" w16du:dateUtc="2025-11-25T13:55:00Z">
                <w:pPr/>
              </w:pPrChange>
            </w:pPr>
            <w:r>
              <w:t>MIT</w:t>
            </w:r>
            <w:r w:rsidR="00D27421">
              <w:t>*</w:t>
            </w:r>
          </w:p>
        </w:tc>
        <w:tc>
          <w:tcPr>
            <w:tcW w:w="1718" w:type="dxa"/>
          </w:tcPr>
          <w:p w14:paraId="6C86FDCF" w14:textId="5EF1378A" w:rsidR="0084453D" w:rsidRDefault="003E491D">
            <w:pPr>
              <w:jc w:val="both"/>
              <w:pPrChange w:id="310" w:author="Damian Andrew Tamburri" w:date="2025-11-25T14:55:00Z" w16du:dateUtc="2025-11-25T13:55:00Z">
                <w:pPr/>
              </w:pPrChange>
            </w:pPr>
            <w:r>
              <w:t>Image Classification</w:t>
            </w:r>
          </w:p>
        </w:tc>
      </w:tr>
      <w:tr w:rsidR="00963500" w14:paraId="3729128C" w14:textId="77777777" w:rsidTr="009B44A2">
        <w:tc>
          <w:tcPr>
            <w:tcW w:w="2441" w:type="dxa"/>
          </w:tcPr>
          <w:p w14:paraId="238403D7" w14:textId="42899956" w:rsidR="0084453D" w:rsidRPr="00963500" w:rsidRDefault="00963500">
            <w:pPr>
              <w:jc w:val="both"/>
              <w:rPr>
                <w:lang w:val="it-IT"/>
              </w:rPr>
              <w:pPrChange w:id="311" w:author="Damian Andrew Tamburri" w:date="2025-11-25T14:55:00Z" w16du:dateUtc="2025-11-25T13:55:00Z">
                <w:pPr/>
              </w:pPrChange>
            </w:pPr>
            <w:r w:rsidRPr="00963500">
              <w:rPr>
                <w:u w:val="single"/>
                <w:lang w:val="it-IT"/>
              </w:rPr>
              <w:t>PatchTSMixer</w:t>
            </w:r>
            <w:r w:rsidRPr="00963500">
              <w:rPr>
                <w:lang w:val="it-IT"/>
              </w:rPr>
              <w:t xml:space="preserve"> </w:t>
            </w:r>
            <w:r>
              <w:rPr>
                <w:lang w:val="it-IT"/>
              </w:rPr>
              <w:t>[7]</w:t>
            </w:r>
          </w:p>
        </w:tc>
        <w:tc>
          <w:tcPr>
            <w:tcW w:w="2071" w:type="dxa"/>
          </w:tcPr>
          <w:p w14:paraId="1A941D55" w14:textId="36423BEC" w:rsidR="0084453D" w:rsidRDefault="001F3A89">
            <w:pPr>
              <w:jc w:val="both"/>
              <w:pPrChange w:id="312" w:author="Damian Andrew Tamburri" w:date="2025-11-25T14:55:00Z" w16du:dateUtc="2025-11-25T13:55:00Z">
                <w:pPr>
                  <w:jc w:val="right"/>
                </w:pPr>
              </w:pPrChange>
            </w:pPr>
            <w:r>
              <w:t>730</w:t>
            </w:r>
          </w:p>
        </w:tc>
        <w:tc>
          <w:tcPr>
            <w:tcW w:w="1412" w:type="dxa"/>
          </w:tcPr>
          <w:p w14:paraId="3F3611A2" w14:textId="44C37F31" w:rsidR="0084453D" w:rsidRDefault="00826355">
            <w:pPr>
              <w:jc w:val="both"/>
              <w:pPrChange w:id="313" w:author="Damian Andrew Tamburri" w:date="2025-11-25T14:55:00Z" w16du:dateUtc="2025-11-25T13:55:00Z">
                <w:pPr/>
              </w:pPrChange>
            </w:pPr>
            <w:r>
              <w:t>Provided</w:t>
            </w:r>
          </w:p>
        </w:tc>
        <w:tc>
          <w:tcPr>
            <w:tcW w:w="1325" w:type="dxa"/>
          </w:tcPr>
          <w:p w14:paraId="184F3FD5" w14:textId="03A9CD43" w:rsidR="0084453D" w:rsidRDefault="00826355">
            <w:pPr>
              <w:jc w:val="both"/>
              <w:pPrChange w:id="314" w:author="Damian Andrew Tamburri" w:date="2025-11-25T14:55:00Z" w16du:dateUtc="2025-11-25T13:55:00Z">
                <w:pPr/>
              </w:pPrChange>
            </w:pPr>
            <w:r>
              <w:t>No</w:t>
            </w:r>
          </w:p>
        </w:tc>
        <w:tc>
          <w:tcPr>
            <w:tcW w:w="1677" w:type="dxa"/>
          </w:tcPr>
          <w:p w14:paraId="335088E6" w14:textId="70BCC53A" w:rsidR="0084453D" w:rsidRDefault="00826355">
            <w:pPr>
              <w:jc w:val="both"/>
              <w:pPrChange w:id="315" w:author="Damian Andrew Tamburri" w:date="2025-11-25T14:55:00Z" w16du:dateUtc="2025-11-25T13:55:00Z">
                <w:pPr/>
              </w:pPrChange>
            </w:pPr>
            <w:r>
              <w:t>Apache 2.0</w:t>
            </w:r>
          </w:p>
        </w:tc>
        <w:tc>
          <w:tcPr>
            <w:tcW w:w="1718" w:type="dxa"/>
          </w:tcPr>
          <w:p w14:paraId="33A0B413" w14:textId="6C5201FC" w:rsidR="0084453D" w:rsidRDefault="003E491D">
            <w:pPr>
              <w:jc w:val="both"/>
              <w:pPrChange w:id="316" w:author="Damian Andrew Tamburri" w:date="2025-11-25T14:55:00Z" w16du:dateUtc="2025-11-25T13:55:00Z">
                <w:pPr/>
              </w:pPrChange>
            </w:pPr>
            <w:r>
              <w:t>Time series Analysis</w:t>
            </w:r>
          </w:p>
        </w:tc>
      </w:tr>
      <w:tr w:rsidR="00826355" w14:paraId="0DB2885B" w14:textId="77777777" w:rsidTr="009B44A2">
        <w:tc>
          <w:tcPr>
            <w:tcW w:w="2441" w:type="dxa"/>
          </w:tcPr>
          <w:p w14:paraId="77F61463" w14:textId="585058E8" w:rsidR="00E56A58" w:rsidRPr="00E56A58" w:rsidRDefault="00E56A58">
            <w:pPr>
              <w:jc w:val="both"/>
              <w:rPr>
                <w:lang w:val="it-IT"/>
              </w:rPr>
              <w:pPrChange w:id="317" w:author="Damian Andrew Tamburri" w:date="2025-11-25T14:55:00Z" w16du:dateUtc="2025-11-25T13:55:00Z">
                <w:pPr/>
              </w:pPrChange>
            </w:pPr>
            <w:r w:rsidRPr="00E56A58">
              <w:rPr>
                <w:u w:val="single"/>
                <w:lang w:val="it-IT"/>
              </w:rPr>
              <w:t>FlowState</w:t>
            </w:r>
            <w:r>
              <w:rPr>
                <w:lang w:val="it-IT"/>
              </w:rPr>
              <w:t xml:space="preserve"> [8]</w:t>
            </w:r>
          </w:p>
        </w:tc>
        <w:tc>
          <w:tcPr>
            <w:tcW w:w="2071" w:type="dxa"/>
          </w:tcPr>
          <w:p w14:paraId="36791E70" w14:textId="39B666B0" w:rsidR="00E56A58" w:rsidRDefault="001F3A89">
            <w:pPr>
              <w:jc w:val="both"/>
              <w:pPrChange w:id="318" w:author="Damian Andrew Tamburri" w:date="2025-11-25T14:55:00Z" w16du:dateUtc="2025-11-25T13:55:00Z">
                <w:pPr>
                  <w:jc w:val="right"/>
                </w:pPr>
              </w:pPrChange>
            </w:pPr>
            <w:r>
              <w:t>689</w:t>
            </w:r>
          </w:p>
        </w:tc>
        <w:tc>
          <w:tcPr>
            <w:tcW w:w="1412" w:type="dxa"/>
          </w:tcPr>
          <w:p w14:paraId="5F918DEB" w14:textId="03B38F4B" w:rsidR="00E56A58" w:rsidRDefault="00826355">
            <w:pPr>
              <w:jc w:val="both"/>
              <w:pPrChange w:id="319" w:author="Damian Andrew Tamburri" w:date="2025-11-25T14:55:00Z" w16du:dateUtc="2025-11-25T13:55:00Z">
                <w:pPr/>
              </w:pPrChange>
            </w:pPr>
            <w:r>
              <w:t>Provided</w:t>
            </w:r>
          </w:p>
        </w:tc>
        <w:tc>
          <w:tcPr>
            <w:tcW w:w="1325" w:type="dxa"/>
          </w:tcPr>
          <w:p w14:paraId="6DFE6B67" w14:textId="27F819AD" w:rsidR="00E56A58" w:rsidRDefault="00826355">
            <w:pPr>
              <w:jc w:val="both"/>
              <w:pPrChange w:id="320" w:author="Damian Andrew Tamburri" w:date="2025-11-25T14:55:00Z" w16du:dateUtc="2025-11-25T13:55:00Z">
                <w:pPr/>
              </w:pPrChange>
            </w:pPr>
            <w:r>
              <w:t>No</w:t>
            </w:r>
          </w:p>
        </w:tc>
        <w:tc>
          <w:tcPr>
            <w:tcW w:w="1677" w:type="dxa"/>
          </w:tcPr>
          <w:p w14:paraId="546B31FF" w14:textId="2F3FA512" w:rsidR="00E56A58" w:rsidRDefault="00826355">
            <w:pPr>
              <w:jc w:val="both"/>
              <w:pPrChange w:id="321" w:author="Damian Andrew Tamburri" w:date="2025-11-25T14:55:00Z" w16du:dateUtc="2025-11-25T13:55:00Z">
                <w:pPr/>
              </w:pPrChange>
            </w:pPr>
            <w:r>
              <w:t>Apache 2.0</w:t>
            </w:r>
          </w:p>
        </w:tc>
        <w:tc>
          <w:tcPr>
            <w:tcW w:w="1718" w:type="dxa"/>
          </w:tcPr>
          <w:p w14:paraId="2F69ECEA" w14:textId="708B872C" w:rsidR="00E56A58" w:rsidRDefault="00E56A58">
            <w:pPr>
              <w:jc w:val="both"/>
              <w:pPrChange w:id="322" w:author="Damian Andrew Tamburri" w:date="2025-11-25T14:55:00Z" w16du:dateUtc="2025-11-25T13:55:00Z">
                <w:pPr/>
              </w:pPrChange>
            </w:pPr>
            <w:r>
              <w:t>Time series Analysis</w:t>
            </w:r>
          </w:p>
        </w:tc>
      </w:tr>
      <w:tr w:rsidR="00826355" w14:paraId="44775730" w14:textId="77777777" w:rsidTr="009B44A2">
        <w:tc>
          <w:tcPr>
            <w:tcW w:w="2441" w:type="dxa"/>
          </w:tcPr>
          <w:p w14:paraId="4916DAC1" w14:textId="1954F896" w:rsidR="00E56A58" w:rsidRDefault="00E56A58">
            <w:pPr>
              <w:jc w:val="both"/>
              <w:pPrChange w:id="323" w:author="Damian Andrew Tamburri" w:date="2025-11-25T14:55:00Z" w16du:dateUtc="2025-11-25T13:55:00Z">
                <w:pPr/>
              </w:pPrChange>
            </w:pPr>
            <w:r>
              <w:t>AdaptLLM Remote Sensing</w:t>
            </w:r>
            <w:r w:rsidR="009B44A2">
              <w:t xml:space="preserve"> (Qwen)</w:t>
            </w:r>
            <w:r>
              <w:t xml:space="preserve"> [9] </w:t>
            </w:r>
          </w:p>
        </w:tc>
        <w:tc>
          <w:tcPr>
            <w:tcW w:w="2071" w:type="dxa"/>
          </w:tcPr>
          <w:p w14:paraId="0CD30B10" w14:textId="5542E349" w:rsidR="00E56A58" w:rsidRDefault="00826355">
            <w:pPr>
              <w:jc w:val="both"/>
              <w:pPrChange w:id="324" w:author="Damian Andrew Tamburri" w:date="2025-11-25T14:55:00Z" w16du:dateUtc="2025-11-25T13:55:00Z">
                <w:pPr>
                  <w:jc w:val="right"/>
                </w:pPr>
              </w:pPrChange>
            </w:pPr>
            <w:r>
              <w:t>495</w:t>
            </w:r>
          </w:p>
        </w:tc>
        <w:tc>
          <w:tcPr>
            <w:tcW w:w="1412" w:type="dxa"/>
          </w:tcPr>
          <w:p w14:paraId="175C1C56" w14:textId="26BA22C6" w:rsidR="00E56A58" w:rsidRDefault="009B44A2">
            <w:pPr>
              <w:jc w:val="both"/>
              <w:pPrChange w:id="325" w:author="Damian Andrew Tamburri" w:date="2025-11-25T14:55:00Z" w16du:dateUtc="2025-11-25T13:55:00Z">
                <w:pPr/>
              </w:pPrChange>
            </w:pPr>
            <w:r>
              <w:t>Provided</w:t>
            </w:r>
          </w:p>
        </w:tc>
        <w:tc>
          <w:tcPr>
            <w:tcW w:w="1325" w:type="dxa"/>
          </w:tcPr>
          <w:p w14:paraId="43B7D992" w14:textId="75A2D366" w:rsidR="00E56A58" w:rsidRDefault="009B44A2">
            <w:pPr>
              <w:jc w:val="both"/>
              <w:pPrChange w:id="326" w:author="Damian Andrew Tamburri" w:date="2025-11-25T14:55:00Z" w16du:dateUtc="2025-11-25T13:55:00Z">
                <w:pPr/>
              </w:pPrChange>
            </w:pPr>
            <w:r>
              <w:t>No</w:t>
            </w:r>
          </w:p>
        </w:tc>
        <w:tc>
          <w:tcPr>
            <w:tcW w:w="1677" w:type="dxa"/>
          </w:tcPr>
          <w:p w14:paraId="7F229711" w14:textId="69626344" w:rsidR="00E56A58" w:rsidRDefault="00536DC6">
            <w:pPr>
              <w:jc w:val="both"/>
              <w:pPrChange w:id="327" w:author="Damian Andrew Tamburri" w:date="2025-11-25T14:55:00Z" w16du:dateUtc="2025-11-25T13:55:00Z">
                <w:pPr/>
              </w:pPrChange>
            </w:pPr>
            <w:r>
              <w:t>None</w:t>
            </w:r>
            <w:r w:rsidR="00D27421">
              <w:t>*</w:t>
            </w:r>
          </w:p>
        </w:tc>
        <w:tc>
          <w:tcPr>
            <w:tcW w:w="1718" w:type="dxa"/>
          </w:tcPr>
          <w:p w14:paraId="6D0A6FFE" w14:textId="4734939C" w:rsidR="00E56A58" w:rsidRDefault="00E56A58">
            <w:pPr>
              <w:jc w:val="both"/>
              <w:pPrChange w:id="328" w:author="Damian Andrew Tamburri" w:date="2025-11-25T14:55:00Z" w16du:dateUtc="2025-11-25T13:55:00Z">
                <w:pPr/>
              </w:pPrChange>
            </w:pPr>
            <w:r>
              <w:t>Drone Image Processing</w:t>
            </w:r>
          </w:p>
        </w:tc>
      </w:tr>
      <w:tr w:rsidR="00826355" w14:paraId="4B83CCA0" w14:textId="77777777" w:rsidTr="009B44A2">
        <w:tc>
          <w:tcPr>
            <w:tcW w:w="2441" w:type="dxa"/>
          </w:tcPr>
          <w:p w14:paraId="7B7AD50C" w14:textId="3070B33B" w:rsidR="00E56A58" w:rsidRDefault="00E56A58">
            <w:pPr>
              <w:jc w:val="both"/>
              <w:pPrChange w:id="329" w:author="Damian Andrew Tamburri" w:date="2025-11-25T14:55:00Z" w16du:dateUtc="2025-11-25T13:55:00Z">
                <w:pPr/>
              </w:pPrChange>
            </w:pPr>
            <w:r>
              <w:t>Fruits and Vegetables Detector [11]</w:t>
            </w:r>
          </w:p>
        </w:tc>
        <w:tc>
          <w:tcPr>
            <w:tcW w:w="2071" w:type="dxa"/>
          </w:tcPr>
          <w:p w14:paraId="324C241F" w14:textId="21C7879B" w:rsidR="00E56A58" w:rsidRDefault="001F3A89">
            <w:pPr>
              <w:jc w:val="both"/>
              <w:pPrChange w:id="330" w:author="Damian Andrew Tamburri" w:date="2025-11-25T14:55:00Z" w16du:dateUtc="2025-11-25T13:55:00Z">
                <w:pPr>
                  <w:jc w:val="right"/>
                </w:pPr>
              </w:pPrChange>
            </w:pPr>
            <w:r>
              <w:t>426</w:t>
            </w:r>
          </w:p>
        </w:tc>
        <w:tc>
          <w:tcPr>
            <w:tcW w:w="1412" w:type="dxa"/>
          </w:tcPr>
          <w:p w14:paraId="2E128F5B" w14:textId="49B8AF72" w:rsidR="00E56A58" w:rsidRDefault="00D32CFB">
            <w:pPr>
              <w:jc w:val="both"/>
              <w:pPrChange w:id="331" w:author="Damian Andrew Tamburri" w:date="2025-11-25T14:55:00Z" w16du:dateUtc="2025-11-25T13:55:00Z">
                <w:pPr/>
              </w:pPrChange>
            </w:pPr>
            <w:r>
              <w:t>Provided</w:t>
            </w:r>
          </w:p>
        </w:tc>
        <w:tc>
          <w:tcPr>
            <w:tcW w:w="1325" w:type="dxa"/>
          </w:tcPr>
          <w:p w14:paraId="19126496" w14:textId="31D8B278" w:rsidR="00E56A58" w:rsidRDefault="00D32CFB">
            <w:pPr>
              <w:jc w:val="both"/>
              <w:pPrChange w:id="332" w:author="Damian Andrew Tamburri" w:date="2025-11-25T14:55:00Z" w16du:dateUtc="2025-11-25T13:55:00Z">
                <w:pPr/>
              </w:pPrChange>
            </w:pPr>
            <w:r>
              <w:t>No</w:t>
            </w:r>
          </w:p>
        </w:tc>
        <w:tc>
          <w:tcPr>
            <w:tcW w:w="1677" w:type="dxa"/>
          </w:tcPr>
          <w:p w14:paraId="71A98FC1" w14:textId="34045F20" w:rsidR="00E56A58" w:rsidRDefault="00D32CFB">
            <w:pPr>
              <w:jc w:val="both"/>
              <w:pPrChange w:id="333" w:author="Damian Andrew Tamburri" w:date="2025-11-25T14:55:00Z" w16du:dateUtc="2025-11-25T13:55:00Z">
                <w:pPr/>
              </w:pPrChange>
            </w:pPr>
            <w:r>
              <w:t>Apache 2.0</w:t>
            </w:r>
          </w:p>
        </w:tc>
        <w:tc>
          <w:tcPr>
            <w:tcW w:w="1718" w:type="dxa"/>
          </w:tcPr>
          <w:p w14:paraId="10FCC0F9" w14:textId="7BD6D633" w:rsidR="00E56A58" w:rsidRDefault="00E56A58">
            <w:pPr>
              <w:jc w:val="both"/>
              <w:pPrChange w:id="334" w:author="Damian Andrew Tamburri" w:date="2025-11-25T14:55:00Z" w16du:dateUtc="2025-11-25T13:55:00Z">
                <w:pPr/>
              </w:pPrChange>
            </w:pPr>
            <w:r>
              <w:t>Image Classification</w:t>
            </w:r>
          </w:p>
        </w:tc>
      </w:tr>
      <w:tr w:rsidR="00E56A58" w14:paraId="7E763F88" w14:textId="77777777" w:rsidTr="009B44A2">
        <w:tc>
          <w:tcPr>
            <w:tcW w:w="2441" w:type="dxa"/>
          </w:tcPr>
          <w:p w14:paraId="5093C17A" w14:textId="006F95BD" w:rsidR="00E56A58" w:rsidRDefault="00E56A58">
            <w:pPr>
              <w:jc w:val="both"/>
              <w:pPrChange w:id="335" w:author="Damian Andrew Tamburri" w:date="2025-11-25T14:55:00Z" w16du:dateUtc="2025-11-25T13:55:00Z">
                <w:pPr/>
              </w:pPrChange>
            </w:pPr>
            <w:r>
              <w:t>Leaf Detection and Classification [12]</w:t>
            </w:r>
          </w:p>
        </w:tc>
        <w:tc>
          <w:tcPr>
            <w:tcW w:w="2071" w:type="dxa"/>
          </w:tcPr>
          <w:p w14:paraId="4F723DCF" w14:textId="30CA6F2C" w:rsidR="00E56A58" w:rsidRDefault="001F3A89">
            <w:pPr>
              <w:jc w:val="both"/>
              <w:pPrChange w:id="336" w:author="Damian Andrew Tamburri" w:date="2025-11-25T14:55:00Z" w16du:dateUtc="2025-11-25T13:55:00Z">
                <w:pPr>
                  <w:jc w:val="right"/>
                </w:pPr>
              </w:pPrChange>
            </w:pPr>
            <w:r>
              <w:t>375</w:t>
            </w:r>
          </w:p>
        </w:tc>
        <w:tc>
          <w:tcPr>
            <w:tcW w:w="1412" w:type="dxa"/>
          </w:tcPr>
          <w:p w14:paraId="6CBA1BE4" w14:textId="79D9E9C6" w:rsidR="00E56A58" w:rsidRDefault="00D32CFB">
            <w:pPr>
              <w:jc w:val="both"/>
              <w:pPrChange w:id="337" w:author="Damian Andrew Tamburri" w:date="2025-11-25T14:55:00Z" w16du:dateUtc="2025-11-25T13:55:00Z">
                <w:pPr/>
              </w:pPrChange>
            </w:pPr>
            <w:r>
              <w:t>Mentioned</w:t>
            </w:r>
          </w:p>
        </w:tc>
        <w:tc>
          <w:tcPr>
            <w:tcW w:w="1325" w:type="dxa"/>
          </w:tcPr>
          <w:p w14:paraId="3ACCF709" w14:textId="7F326FFD" w:rsidR="00E56A58" w:rsidRDefault="00D32CFB">
            <w:pPr>
              <w:jc w:val="both"/>
              <w:pPrChange w:id="338" w:author="Damian Andrew Tamburri" w:date="2025-11-25T14:55:00Z" w16du:dateUtc="2025-11-25T13:55:00Z">
                <w:pPr/>
              </w:pPrChange>
            </w:pPr>
            <w:r>
              <w:t>Mentioned</w:t>
            </w:r>
          </w:p>
        </w:tc>
        <w:tc>
          <w:tcPr>
            <w:tcW w:w="1677" w:type="dxa"/>
          </w:tcPr>
          <w:p w14:paraId="642DDBD3" w14:textId="4D5F45FF" w:rsidR="00E56A58" w:rsidRDefault="00F70527">
            <w:pPr>
              <w:jc w:val="both"/>
              <w:pPrChange w:id="339" w:author="Damian Andrew Tamburri" w:date="2025-11-25T14:55:00Z" w16du:dateUtc="2025-11-25T13:55:00Z">
                <w:pPr/>
              </w:pPrChange>
            </w:pPr>
            <w:r>
              <w:t>None</w:t>
            </w:r>
            <w:r w:rsidR="00D27421">
              <w:t>*</w:t>
            </w:r>
          </w:p>
        </w:tc>
        <w:tc>
          <w:tcPr>
            <w:tcW w:w="1718" w:type="dxa"/>
          </w:tcPr>
          <w:p w14:paraId="4E571966" w14:textId="65F45CD2" w:rsidR="00E56A58" w:rsidRDefault="00E56A58">
            <w:pPr>
              <w:jc w:val="both"/>
              <w:pPrChange w:id="340" w:author="Damian Andrew Tamburri" w:date="2025-11-25T14:55:00Z" w16du:dateUtc="2025-11-25T13:55:00Z">
                <w:pPr/>
              </w:pPrChange>
            </w:pPr>
            <w:r>
              <w:t>Image Classification</w:t>
            </w:r>
          </w:p>
        </w:tc>
      </w:tr>
      <w:tr w:rsidR="00E56A58" w14:paraId="3A366902" w14:textId="77777777" w:rsidTr="009B44A2">
        <w:tc>
          <w:tcPr>
            <w:tcW w:w="2441" w:type="dxa"/>
          </w:tcPr>
          <w:p w14:paraId="7FFF7524" w14:textId="6FF571D7" w:rsidR="00E56A58" w:rsidRDefault="00E56A58">
            <w:pPr>
              <w:jc w:val="both"/>
              <w:pPrChange w:id="341" w:author="Damian Andrew Tamburri" w:date="2025-11-25T14:55:00Z" w16du:dateUtc="2025-11-25T13:55:00Z">
                <w:pPr/>
              </w:pPrChange>
            </w:pPr>
            <w:r>
              <w:t>CropSeekLLM [13]</w:t>
            </w:r>
            <w:r w:rsidR="00555506">
              <w:br/>
            </w:r>
          </w:p>
        </w:tc>
        <w:tc>
          <w:tcPr>
            <w:tcW w:w="2071" w:type="dxa"/>
          </w:tcPr>
          <w:p w14:paraId="063DDCB2" w14:textId="0A742DD7" w:rsidR="00E56A58" w:rsidRDefault="001F3A89">
            <w:pPr>
              <w:jc w:val="both"/>
              <w:pPrChange w:id="342" w:author="Damian Andrew Tamburri" w:date="2025-11-25T14:55:00Z" w16du:dateUtc="2025-11-25T13:55:00Z">
                <w:pPr>
                  <w:jc w:val="right"/>
                </w:pPr>
              </w:pPrChange>
            </w:pPr>
            <w:r>
              <w:t>277</w:t>
            </w:r>
          </w:p>
        </w:tc>
        <w:tc>
          <w:tcPr>
            <w:tcW w:w="1412" w:type="dxa"/>
          </w:tcPr>
          <w:p w14:paraId="0E483A76" w14:textId="122A0C44" w:rsidR="00E56A58" w:rsidRDefault="00653D9F">
            <w:pPr>
              <w:jc w:val="both"/>
              <w:pPrChange w:id="343" w:author="Damian Andrew Tamburri" w:date="2025-11-25T14:55:00Z" w16du:dateUtc="2025-11-25T13:55:00Z">
                <w:pPr/>
              </w:pPrChange>
            </w:pPr>
            <w:r>
              <w:t>Provided</w:t>
            </w:r>
          </w:p>
        </w:tc>
        <w:tc>
          <w:tcPr>
            <w:tcW w:w="1325" w:type="dxa"/>
          </w:tcPr>
          <w:p w14:paraId="03F77146" w14:textId="59F6E1F9" w:rsidR="00E56A58" w:rsidRDefault="00653D9F">
            <w:pPr>
              <w:jc w:val="both"/>
              <w:pPrChange w:id="344" w:author="Damian Andrew Tamburri" w:date="2025-11-25T14:55:00Z" w16du:dateUtc="2025-11-25T13:55:00Z">
                <w:pPr/>
              </w:pPrChange>
            </w:pPr>
            <w:r>
              <w:t>Mentioned</w:t>
            </w:r>
          </w:p>
        </w:tc>
        <w:tc>
          <w:tcPr>
            <w:tcW w:w="1677" w:type="dxa"/>
          </w:tcPr>
          <w:p w14:paraId="46C14AF1" w14:textId="2D96D534" w:rsidR="00E56A58" w:rsidRDefault="00F70527">
            <w:pPr>
              <w:jc w:val="both"/>
              <w:pPrChange w:id="345" w:author="Damian Andrew Tamburri" w:date="2025-11-25T14:55:00Z" w16du:dateUtc="2025-11-25T13:55:00Z">
                <w:pPr/>
              </w:pPrChange>
            </w:pPr>
            <w:r w:rsidRPr="00F70527">
              <w:t>DARJYO License v1.0</w:t>
            </w:r>
            <w:r w:rsidR="00500A8B">
              <w:t>*</w:t>
            </w:r>
          </w:p>
        </w:tc>
        <w:tc>
          <w:tcPr>
            <w:tcW w:w="1718" w:type="dxa"/>
          </w:tcPr>
          <w:p w14:paraId="0064E874" w14:textId="646CA90A" w:rsidR="00E56A58" w:rsidRDefault="00E56A58">
            <w:pPr>
              <w:jc w:val="both"/>
              <w:pPrChange w:id="346" w:author="Damian Andrew Tamburri" w:date="2025-11-25T14:55:00Z" w16du:dateUtc="2025-11-25T13:55:00Z">
                <w:pPr/>
              </w:pPrChange>
            </w:pPr>
            <w:r>
              <w:t>Chatbot</w:t>
            </w:r>
            <w:r w:rsidR="00113117">
              <w:t xml:space="preserve"> Assistant</w:t>
            </w:r>
          </w:p>
        </w:tc>
      </w:tr>
      <w:tr w:rsidR="00E56A58" w14:paraId="09B1E259" w14:textId="77777777" w:rsidTr="009B44A2">
        <w:tc>
          <w:tcPr>
            <w:tcW w:w="2441" w:type="dxa"/>
          </w:tcPr>
          <w:p w14:paraId="514D5790" w14:textId="79CBCC0B" w:rsidR="00E56A58" w:rsidRDefault="00E56A58">
            <w:pPr>
              <w:jc w:val="both"/>
              <w:pPrChange w:id="347" w:author="Damian Andrew Tamburri" w:date="2025-11-25T14:55:00Z" w16du:dateUtc="2025-11-25T13:55:00Z">
                <w:pPr/>
              </w:pPrChange>
            </w:pPr>
            <w:r>
              <w:t>Classification of Leaf Diseases [14]</w:t>
            </w:r>
          </w:p>
        </w:tc>
        <w:tc>
          <w:tcPr>
            <w:tcW w:w="2071" w:type="dxa"/>
          </w:tcPr>
          <w:p w14:paraId="1F251B36" w14:textId="1EEEA350" w:rsidR="00E56A58" w:rsidRDefault="001F3A89">
            <w:pPr>
              <w:jc w:val="both"/>
              <w:pPrChange w:id="348" w:author="Damian Andrew Tamburri" w:date="2025-11-25T14:55:00Z" w16du:dateUtc="2025-11-25T13:55:00Z">
                <w:pPr>
                  <w:jc w:val="right"/>
                </w:pPr>
              </w:pPrChange>
            </w:pPr>
            <w:r>
              <w:t>247</w:t>
            </w:r>
          </w:p>
        </w:tc>
        <w:tc>
          <w:tcPr>
            <w:tcW w:w="1412" w:type="dxa"/>
          </w:tcPr>
          <w:p w14:paraId="6D91AFAB" w14:textId="5B071C1B" w:rsidR="00E56A58" w:rsidRDefault="00653D9F">
            <w:pPr>
              <w:jc w:val="both"/>
              <w:pPrChange w:id="349" w:author="Damian Andrew Tamburri" w:date="2025-11-25T14:55:00Z" w16du:dateUtc="2025-11-25T13:55:00Z">
                <w:pPr/>
              </w:pPrChange>
            </w:pPr>
            <w:r>
              <w:t>Provided</w:t>
            </w:r>
          </w:p>
        </w:tc>
        <w:tc>
          <w:tcPr>
            <w:tcW w:w="1325" w:type="dxa"/>
          </w:tcPr>
          <w:p w14:paraId="090D3726" w14:textId="11E35850" w:rsidR="00E56A58" w:rsidRDefault="00653D9F">
            <w:pPr>
              <w:jc w:val="both"/>
              <w:pPrChange w:id="350" w:author="Damian Andrew Tamburri" w:date="2025-11-25T14:55:00Z" w16du:dateUtc="2025-11-25T13:55:00Z">
                <w:pPr/>
              </w:pPrChange>
            </w:pPr>
            <w:r>
              <w:t>No</w:t>
            </w:r>
          </w:p>
        </w:tc>
        <w:tc>
          <w:tcPr>
            <w:tcW w:w="1677" w:type="dxa"/>
          </w:tcPr>
          <w:p w14:paraId="5B096261" w14:textId="6A18D98C" w:rsidR="00E56A58" w:rsidRDefault="00F70527">
            <w:pPr>
              <w:jc w:val="both"/>
              <w:pPrChange w:id="351" w:author="Damian Andrew Tamburri" w:date="2025-11-25T14:55:00Z" w16du:dateUtc="2025-11-25T13:55:00Z">
                <w:pPr/>
              </w:pPrChange>
            </w:pPr>
            <w:r>
              <w:t>None</w:t>
            </w:r>
            <w:r w:rsidR="00093C3B">
              <w:t>*</w:t>
            </w:r>
          </w:p>
        </w:tc>
        <w:tc>
          <w:tcPr>
            <w:tcW w:w="1718" w:type="dxa"/>
          </w:tcPr>
          <w:p w14:paraId="120FF836" w14:textId="576FF41B" w:rsidR="00E56A58" w:rsidRDefault="00E56A58">
            <w:pPr>
              <w:jc w:val="both"/>
              <w:pPrChange w:id="352" w:author="Damian Andrew Tamburri" w:date="2025-11-25T14:55:00Z" w16du:dateUtc="2025-11-25T13:55:00Z">
                <w:pPr/>
              </w:pPrChange>
            </w:pPr>
            <w:r>
              <w:t>Image Classification</w:t>
            </w:r>
          </w:p>
        </w:tc>
      </w:tr>
      <w:tr w:rsidR="009B44A2" w14:paraId="6B5D9ABE" w14:textId="77777777" w:rsidTr="009B44A2">
        <w:tc>
          <w:tcPr>
            <w:tcW w:w="2441" w:type="dxa"/>
          </w:tcPr>
          <w:p w14:paraId="50BC65FC" w14:textId="2818B65A" w:rsidR="009B44A2" w:rsidRDefault="009B44A2">
            <w:pPr>
              <w:jc w:val="both"/>
              <w:pPrChange w:id="353" w:author="Damian Andrew Tamburri" w:date="2025-11-25T14:55:00Z" w16du:dateUtc="2025-11-25T13:55:00Z">
                <w:pPr/>
              </w:pPrChange>
            </w:pPr>
            <w:r>
              <w:t>AdaptLLM Remote Sensing (LLama) [10]</w:t>
            </w:r>
          </w:p>
        </w:tc>
        <w:tc>
          <w:tcPr>
            <w:tcW w:w="2071" w:type="dxa"/>
          </w:tcPr>
          <w:p w14:paraId="66A14BE9" w14:textId="4A889B70" w:rsidR="009B44A2" w:rsidRDefault="009B44A2">
            <w:pPr>
              <w:jc w:val="both"/>
              <w:pPrChange w:id="354" w:author="Damian Andrew Tamburri" w:date="2025-11-25T14:55:00Z" w16du:dateUtc="2025-11-25T13:55:00Z">
                <w:pPr>
                  <w:jc w:val="right"/>
                </w:pPr>
              </w:pPrChange>
            </w:pPr>
            <w:r>
              <w:t>186</w:t>
            </w:r>
          </w:p>
        </w:tc>
        <w:tc>
          <w:tcPr>
            <w:tcW w:w="1412" w:type="dxa"/>
          </w:tcPr>
          <w:p w14:paraId="54EA21E7" w14:textId="33938055" w:rsidR="009B44A2" w:rsidRDefault="009B44A2">
            <w:pPr>
              <w:jc w:val="both"/>
              <w:pPrChange w:id="355" w:author="Damian Andrew Tamburri" w:date="2025-11-25T14:55:00Z" w16du:dateUtc="2025-11-25T13:55:00Z">
                <w:pPr/>
              </w:pPrChange>
            </w:pPr>
            <w:r>
              <w:t>Provided</w:t>
            </w:r>
          </w:p>
        </w:tc>
        <w:tc>
          <w:tcPr>
            <w:tcW w:w="1325" w:type="dxa"/>
          </w:tcPr>
          <w:p w14:paraId="35238937" w14:textId="5DFD4A9B" w:rsidR="009B44A2" w:rsidRDefault="009B44A2">
            <w:pPr>
              <w:jc w:val="both"/>
              <w:pPrChange w:id="356" w:author="Damian Andrew Tamburri" w:date="2025-11-25T14:55:00Z" w16du:dateUtc="2025-11-25T13:55:00Z">
                <w:pPr/>
              </w:pPrChange>
            </w:pPr>
            <w:r>
              <w:t>No</w:t>
            </w:r>
          </w:p>
        </w:tc>
        <w:tc>
          <w:tcPr>
            <w:tcW w:w="1677" w:type="dxa"/>
          </w:tcPr>
          <w:p w14:paraId="2F53C4D8" w14:textId="07E385A0" w:rsidR="009B44A2" w:rsidRDefault="00536DC6">
            <w:pPr>
              <w:jc w:val="both"/>
              <w:pPrChange w:id="357" w:author="Damian Andrew Tamburri" w:date="2025-11-25T14:55:00Z" w16du:dateUtc="2025-11-25T13:55:00Z">
                <w:pPr/>
              </w:pPrChange>
            </w:pPr>
            <w:r>
              <w:t>None</w:t>
            </w:r>
            <w:r w:rsidR="00E4023A">
              <w:t>*</w:t>
            </w:r>
          </w:p>
        </w:tc>
        <w:tc>
          <w:tcPr>
            <w:tcW w:w="1718" w:type="dxa"/>
          </w:tcPr>
          <w:p w14:paraId="3BB35F59" w14:textId="2E6DC19E" w:rsidR="009B44A2" w:rsidRDefault="009B44A2">
            <w:pPr>
              <w:jc w:val="both"/>
              <w:pPrChange w:id="358" w:author="Damian Andrew Tamburri" w:date="2025-11-25T14:55:00Z" w16du:dateUtc="2025-11-25T13:55:00Z">
                <w:pPr/>
              </w:pPrChange>
            </w:pPr>
            <w:r>
              <w:t>Drone Image Processing</w:t>
            </w:r>
          </w:p>
        </w:tc>
      </w:tr>
      <w:tr w:rsidR="00E56A58" w14:paraId="13A03FF3" w14:textId="77777777" w:rsidTr="009B44A2">
        <w:tc>
          <w:tcPr>
            <w:tcW w:w="2441" w:type="dxa"/>
          </w:tcPr>
          <w:p w14:paraId="3461A9BD" w14:textId="72594B46" w:rsidR="00E56A58" w:rsidRDefault="00E56A58">
            <w:pPr>
              <w:jc w:val="both"/>
              <w:pPrChange w:id="359" w:author="Damian Andrew Tamburri" w:date="2025-11-25T14:55:00Z" w16du:dateUtc="2025-11-25T13:55:00Z">
                <w:pPr/>
              </w:pPrChange>
            </w:pPr>
            <w:r w:rsidRPr="001F3A89">
              <w:rPr>
                <w:u w:val="single"/>
              </w:rPr>
              <w:t>Geospatial Biomass</w:t>
            </w:r>
            <w:r>
              <w:t xml:space="preserve"> [15]</w:t>
            </w:r>
          </w:p>
        </w:tc>
        <w:tc>
          <w:tcPr>
            <w:tcW w:w="2071" w:type="dxa"/>
          </w:tcPr>
          <w:p w14:paraId="21B98ECE" w14:textId="06CBBB5F" w:rsidR="00E56A58" w:rsidRDefault="001F3A89">
            <w:pPr>
              <w:jc w:val="both"/>
              <w:pPrChange w:id="360" w:author="Damian Andrew Tamburri" w:date="2025-11-25T14:55:00Z" w16du:dateUtc="2025-11-25T13:55:00Z">
                <w:pPr>
                  <w:jc w:val="right"/>
                </w:pPr>
              </w:pPrChange>
            </w:pPr>
            <w:r>
              <w:t>135</w:t>
            </w:r>
          </w:p>
        </w:tc>
        <w:tc>
          <w:tcPr>
            <w:tcW w:w="1412" w:type="dxa"/>
          </w:tcPr>
          <w:p w14:paraId="66A831D3" w14:textId="780A73DF" w:rsidR="00E56A58" w:rsidRDefault="00653D9F">
            <w:pPr>
              <w:jc w:val="both"/>
              <w:pPrChange w:id="361" w:author="Damian Andrew Tamburri" w:date="2025-11-25T14:55:00Z" w16du:dateUtc="2025-11-25T13:55:00Z">
                <w:pPr/>
              </w:pPrChange>
            </w:pPr>
            <w:r>
              <w:t>Provided</w:t>
            </w:r>
          </w:p>
        </w:tc>
        <w:tc>
          <w:tcPr>
            <w:tcW w:w="1325" w:type="dxa"/>
          </w:tcPr>
          <w:p w14:paraId="5D8C664F" w14:textId="1F85610B" w:rsidR="00E56A58" w:rsidRDefault="00653D9F">
            <w:pPr>
              <w:jc w:val="both"/>
              <w:pPrChange w:id="362" w:author="Damian Andrew Tamburri" w:date="2025-11-25T14:55:00Z" w16du:dateUtc="2025-11-25T13:55:00Z">
                <w:pPr/>
              </w:pPrChange>
            </w:pPr>
            <w:r>
              <w:t>No</w:t>
            </w:r>
          </w:p>
        </w:tc>
        <w:tc>
          <w:tcPr>
            <w:tcW w:w="1677" w:type="dxa"/>
          </w:tcPr>
          <w:p w14:paraId="6E3DCBCC" w14:textId="17FAE540" w:rsidR="00E56A58" w:rsidRDefault="00653D9F">
            <w:pPr>
              <w:jc w:val="both"/>
              <w:pPrChange w:id="363" w:author="Damian Andrew Tamburri" w:date="2025-11-25T14:55:00Z" w16du:dateUtc="2025-11-25T13:55:00Z">
                <w:pPr/>
              </w:pPrChange>
            </w:pPr>
            <w:r>
              <w:t>Apache 2.0</w:t>
            </w:r>
          </w:p>
        </w:tc>
        <w:tc>
          <w:tcPr>
            <w:tcW w:w="1718" w:type="dxa"/>
          </w:tcPr>
          <w:p w14:paraId="53C04EEA" w14:textId="3536B2DC" w:rsidR="00E56A58" w:rsidRDefault="00E56A58">
            <w:pPr>
              <w:jc w:val="both"/>
              <w:pPrChange w:id="364" w:author="Damian Andrew Tamburri" w:date="2025-11-25T14:55:00Z" w16du:dateUtc="2025-11-25T13:55:00Z">
                <w:pPr/>
              </w:pPrChange>
            </w:pPr>
            <w:r>
              <w:t>Drone Image Processing</w:t>
            </w:r>
          </w:p>
        </w:tc>
      </w:tr>
      <w:tr w:rsidR="00E56A58" w14:paraId="25DEAF7C" w14:textId="77777777" w:rsidTr="009B44A2">
        <w:tc>
          <w:tcPr>
            <w:tcW w:w="2441" w:type="dxa"/>
          </w:tcPr>
          <w:p w14:paraId="72485343" w14:textId="6E1AD4C5" w:rsidR="00E56A58" w:rsidRDefault="00E56A58">
            <w:pPr>
              <w:jc w:val="both"/>
              <w:pPrChange w:id="365" w:author="Damian Andrew Tamburri" w:date="2025-11-25T14:55:00Z" w16du:dateUtc="2025-11-25T13:55:00Z">
                <w:pPr/>
              </w:pPrChange>
            </w:pPr>
            <w:r>
              <w:t>Timeseries Anomaly Detection [16]</w:t>
            </w:r>
          </w:p>
        </w:tc>
        <w:tc>
          <w:tcPr>
            <w:tcW w:w="2071" w:type="dxa"/>
          </w:tcPr>
          <w:p w14:paraId="5BAF2EB2" w14:textId="1DC1D330" w:rsidR="00E56A58" w:rsidRDefault="001F3A89">
            <w:pPr>
              <w:jc w:val="both"/>
              <w:pPrChange w:id="366" w:author="Damian Andrew Tamburri" w:date="2025-11-25T14:55:00Z" w16du:dateUtc="2025-11-25T13:55:00Z">
                <w:pPr>
                  <w:jc w:val="right"/>
                </w:pPr>
              </w:pPrChange>
            </w:pPr>
            <w:r>
              <w:t>103</w:t>
            </w:r>
          </w:p>
        </w:tc>
        <w:tc>
          <w:tcPr>
            <w:tcW w:w="1412" w:type="dxa"/>
          </w:tcPr>
          <w:p w14:paraId="6A9F3828" w14:textId="013F6C8A" w:rsidR="00E56A58" w:rsidRDefault="00653D9F">
            <w:pPr>
              <w:jc w:val="both"/>
              <w:pPrChange w:id="367" w:author="Damian Andrew Tamburri" w:date="2025-11-25T14:55:00Z" w16du:dateUtc="2025-11-25T13:55:00Z">
                <w:pPr/>
              </w:pPrChange>
            </w:pPr>
            <w:r>
              <w:t>Provided</w:t>
            </w:r>
          </w:p>
        </w:tc>
        <w:tc>
          <w:tcPr>
            <w:tcW w:w="1325" w:type="dxa"/>
          </w:tcPr>
          <w:p w14:paraId="793A3A08" w14:textId="49273E64" w:rsidR="00E56A58" w:rsidRDefault="00653D9F">
            <w:pPr>
              <w:jc w:val="both"/>
              <w:pPrChange w:id="368" w:author="Damian Andrew Tamburri" w:date="2025-11-25T14:55:00Z" w16du:dateUtc="2025-11-25T13:55:00Z">
                <w:pPr/>
              </w:pPrChange>
            </w:pPr>
            <w:r>
              <w:t>No</w:t>
            </w:r>
          </w:p>
        </w:tc>
        <w:tc>
          <w:tcPr>
            <w:tcW w:w="1677" w:type="dxa"/>
          </w:tcPr>
          <w:p w14:paraId="49D14D80" w14:textId="5A3C7A05" w:rsidR="00E56A58" w:rsidRDefault="004666B3">
            <w:pPr>
              <w:jc w:val="both"/>
              <w:pPrChange w:id="369" w:author="Damian Andrew Tamburri" w:date="2025-11-25T14:55:00Z" w16du:dateUtc="2025-11-25T13:55:00Z">
                <w:pPr/>
              </w:pPrChange>
            </w:pPr>
            <w:r>
              <w:t>None</w:t>
            </w:r>
          </w:p>
        </w:tc>
        <w:tc>
          <w:tcPr>
            <w:tcW w:w="1718" w:type="dxa"/>
          </w:tcPr>
          <w:p w14:paraId="7D97066E" w14:textId="2A14C6F1" w:rsidR="00E56A58" w:rsidRDefault="00E56A58">
            <w:pPr>
              <w:keepNext/>
              <w:jc w:val="both"/>
              <w:pPrChange w:id="370" w:author="Damian Andrew Tamburri" w:date="2025-11-25T14:55:00Z" w16du:dateUtc="2025-11-25T13:55:00Z">
                <w:pPr>
                  <w:keepNext/>
                </w:pPr>
              </w:pPrChange>
            </w:pPr>
            <w:r>
              <w:t>Time series Analysis</w:t>
            </w:r>
          </w:p>
        </w:tc>
      </w:tr>
    </w:tbl>
    <w:p w14:paraId="11837B91" w14:textId="6372C54D" w:rsidR="00BB44ED" w:rsidRDefault="00E869BB">
      <w:pPr>
        <w:pStyle w:val="Caption"/>
        <w:jc w:val="both"/>
        <w:pPrChange w:id="371" w:author="Damian Andrew Tamburri" w:date="2025-11-25T14:55:00Z" w16du:dateUtc="2025-11-25T13:55:00Z">
          <w:pPr>
            <w:pStyle w:val="Caption"/>
            <w:jc w:val="center"/>
          </w:pPr>
        </w:pPrChange>
      </w:pPr>
      <w:r>
        <w:t xml:space="preserve">Table </w:t>
      </w:r>
      <w:fldSimple w:instr=" SEQ Table \* ARABIC ">
        <w:r>
          <w:rPr>
            <w:noProof/>
          </w:rPr>
          <w:t>1</w:t>
        </w:r>
      </w:fldSimple>
      <w:r>
        <w:t>: list of all the models deemed relevant, reporting their name, download count, dataset, bias, license and task. Licenses marked with a * will be described in detail later</w:t>
      </w:r>
    </w:p>
    <w:p w14:paraId="4379AA11" w14:textId="1EF1D6EE" w:rsidR="00976296" w:rsidRDefault="00BB44ED">
      <w:pPr>
        <w:jc w:val="both"/>
        <w:pPrChange w:id="372" w:author="Damian Andrew Tamburri" w:date="2025-11-25T14:55:00Z" w16du:dateUtc="2025-11-25T13:55:00Z">
          <w:pPr/>
        </w:pPrChange>
      </w:pPr>
      <w:r>
        <w:t>The underlined models are all part of IBM Granit</w:t>
      </w:r>
      <w:r w:rsidR="00B459CF">
        <w:t>e</w:t>
      </w:r>
      <w:r>
        <w:t xml:space="preserve">, a family of </w:t>
      </w:r>
      <w:r w:rsidRPr="00E0647F">
        <w:t>foundation models developed by IBM</w:t>
      </w:r>
      <w:r w:rsidR="00EE1AFB">
        <w:t>; being foundation models, they were trained on a large corpus of data not strictly relevant to farming, as such they will most likely require a process of fine-tuning before being used in a real-world environment.</w:t>
      </w:r>
    </w:p>
    <w:p w14:paraId="692F37FA" w14:textId="6FE6A10D" w:rsidR="00976296" w:rsidRDefault="00592F46">
      <w:pPr>
        <w:jc w:val="both"/>
        <w:pPrChange w:id="373" w:author="Damian Andrew Tamburri" w:date="2025-11-25T14:55:00Z" w16du:dateUtc="2025-11-25T13:55:00Z">
          <w:pPr/>
        </w:pPrChange>
      </w:pPr>
      <w:r>
        <w:t>Additionally, it should be pointed out that the number of downloads of a model should be seen strictly as an indicator of its popularity, as the number of downloads does not determine the reusability of a model.</w:t>
      </w:r>
    </w:p>
    <w:p w14:paraId="7BE8380D" w14:textId="77777777" w:rsidR="002D2F8C" w:rsidRDefault="002D2F8C">
      <w:pPr>
        <w:rPr>
          <w:ins w:id="374" w:author="Loris Pennucci" w:date="2025-11-25T17:48:00Z" w16du:dateUtc="2025-11-25T16:48:00Z"/>
          <w:rFonts w:asciiTheme="majorHAnsi" w:eastAsiaTheme="majorEastAsia" w:hAnsiTheme="majorHAnsi" w:cstheme="majorBidi"/>
          <w:color w:val="0F4761" w:themeColor="accent1" w:themeShade="BF"/>
          <w:sz w:val="32"/>
          <w:szCs w:val="32"/>
        </w:rPr>
      </w:pPr>
      <w:bookmarkStart w:id="375" w:name="_Toc214914304"/>
      <w:ins w:id="376" w:author="Loris Pennucci" w:date="2025-11-25T17:48:00Z" w16du:dateUtc="2025-11-25T16:48:00Z">
        <w:r>
          <w:rPr>
            <w:sz w:val="32"/>
            <w:szCs w:val="32"/>
          </w:rPr>
          <w:br w:type="page"/>
        </w:r>
      </w:ins>
    </w:p>
    <w:p w14:paraId="1A6D477B" w14:textId="40A4589C" w:rsidR="00976296" w:rsidRDefault="000D379E">
      <w:pPr>
        <w:pStyle w:val="Heading1"/>
        <w:jc w:val="both"/>
        <w:rPr>
          <w:sz w:val="32"/>
          <w:szCs w:val="32"/>
        </w:rPr>
        <w:pPrChange w:id="377" w:author="Damian Andrew Tamburri" w:date="2025-11-25T14:55:00Z" w16du:dateUtc="2025-11-25T13:55:00Z">
          <w:pPr>
            <w:pStyle w:val="Heading1"/>
          </w:pPr>
        </w:pPrChange>
      </w:pPr>
      <w:r>
        <w:rPr>
          <w:sz w:val="32"/>
          <w:szCs w:val="32"/>
        </w:rPr>
        <w:lastRenderedPageBreak/>
        <w:t>3</w:t>
      </w:r>
      <w:r w:rsidR="00976296" w:rsidRPr="00795F76">
        <w:rPr>
          <w:sz w:val="32"/>
          <w:szCs w:val="32"/>
        </w:rPr>
        <w:t>.</w:t>
      </w:r>
      <w:r>
        <w:rPr>
          <w:sz w:val="32"/>
          <w:szCs w:val="32"/>
        </w:rPr>
        <w:t>1</w:t>
      </w:r>
      <w:r w:rsidR="00976296">
        <w:rPr>
          <w:sz w:val="32"/>
          <w:szCs w:val="32"/>
        </w:rPr>
        <w:t xml:space="preserve"> Licenses and Bias</w:t>
      </w:r>
      <w:bookmarkEnd w:id="375"/>
    </w:p>
    <w:p w14:paraId="100CA248" w14:textId="3240385B" w:rsidR="00BA1F40" w:rsidRDefault="00176DD7">
      <w:pPr>
        <w:pStyle w:val="BodyText"/>
        <w:jc w:val="both"/>
        <w:pPrChange w:id="378" w:author="Damian Andrew Tamburri" w:date="2025-11-25T14:55:00Z" w16du:dateUtc="2025-11-25T13:55:00Z">
          <w:pPr>
            <w:pStyle w:val="BodyText"/>
          </w:pPr>
        </w:pPrChange>
      </w:pPr>
      <w:r>
        <w:t>An important factor affecting a model’s</w:t>
      </w:r>
      <w:r w:rsidRPr="00176DD7">
        <w:t xml:space="preserve"> reusability</w:t>
      </w:r>
      <w:r>
        <w:t xml:space="preserve"> is the license under which it is released,</w:t>
      </w:r>
      <w:r w:rsidRPr="00176DD7">
        <w:t xml:space="preserve"> </w:t>
      </w:r>
      <w:r>
        <w:t xml:space="preserve">as </w:t>
      </w:r>
      <w:r w:rsidRPr="00176DD7">
        <w:t xml:space="preserve">it </w:t>
      </w:r>
      <w:r>
        <w:t xml:space="preserve">will </w:t>
      </w:r>
      <w:r w:rsidRPr="00176DD7">
        <w:t>determine whether developers can integrate the model into commercial products</w:t>
      </w:r>
      <w:r>
        <w:t>;</w:t>
      </w:r>
      <w:r w:rsidRPr="00176DD7">
        <w:t xml:space="preserve"> </w:t>
      </w:r>
      <w:r>
        <w:t>w</w:t>
      </w:r>
      <w:r w:rsidRPr="00176DD7">
        <w:t>ithout a clear license, using the model could expose individuals or organizations to legal risks</w:t>
      </w:r>
      <w:r>
        <w:t>.</w:t>
      </w:r>
    </w:p>
    <w:p w14:paraId="4595632D" w14:textId="15486FA9" w:rsidR="00ED6CE4" w:rsidRDefault="00ED6CE4">
      <w:pPr>
        <w:pStyle w:val="BodyText"/>
        <w:jc w:val="both"/>
        <w:pPrChange w:id="379" w:author="Damian Andrew Tamburri" w:date="2025-11-25T14:55:00Z" w16du:dateUtc="2025-11-25T13:55:00Z">
          <w:pPr>
            <w:pStyle w:val="BodyText"/>
          </w:pPr>
        </w:pPrChange>
      </w:pPr>
      <w:r>
        <w:t>Most of the relevant models</w:t>
      </w:r>
      <w:r w:rsidR="004666B3">
        <w:t xml:space="preserve"> (~53.3</w:t>
      </w:r>
      <w:r w:rsidR="00A515B6">
        <w:t>4</w:t>
      </w:r>
      <w:r w:rsidR="004666B3">
        <w:t>%)</w:t>
      </w:r>
      <w:r>
        <w:t xml:space="preserve"> are released under the Apache 2.0 license, allowing these models to be reused in commercial products</w:t>
      </w:r>
      <w:r w:rsidR="00A8177B">
        <w:t xml:space="preserve">; the remaining models </w:t>
      </w:r>
      <w:r w:rsidR="003257E0">
        <w:t>present</w:t>
      </w:r>
      <w:r w:rsidR="00C00DEE">
        <w:t xml:space="preserve"> either no licenses or</w:t>
      </w:r>
      <w:r w:rsidR="00A8177B">
        <w:t xml:space="preserve"> contradicting </w:t>
      </w:r>
      <w:r w:rsidR="00D27421">
        <w:t>information on their license (marked with an asterisk in the above table)</w:t>
      </w:r>
      <w:r w:rsidR="00095115">
        <w:t>,</w:t>
      </w:r>
      <w:r w:rsidR="00A8177B">
        <w:t xml:space="preserve"> </w:t>
      </w:r>
      <w:r w:rsidR="00095115">
        <w:t>they are listed below</w:t>
      </w:r>
      <w:r w:rsidR="00A8177B">
        <w:t>:</w:t>
      </w:r>
    </w:p>
    <w:p w14:paraId="6BF1217A" w14:textId="414569BF" w:rsidR="00A8177B" w:rsidRDefault="00A8177B">
      <w:pPr>
        <w:pStyle w:val="BodyText"/>
        <w:numPr>
          <w:ilvl w:val="0"/>
          <w:numId w:val="17"/>
        </w:numPr>
        <w:jc w:val="both"/>
        <w:pPrChange w:id="380" w:author="Damian Andrew Tamburri" w:date="2025-11-25T14:55:00Z" w16du:dateUtc="2025-11-25T13:55:00Z">
          <w:pPr>
            <w:pStyle w:val="BodyText"/>
            <w:numPr>
              <w:numId w:val="17"/>
            </w:numPr>
            <w:ind w:left="720" w:hanging="360"/>
          </w:pPr>
        </w:pPrChange>
      </w:pPr>
      <w:r>
        <w:t xml:space="preserve">Disease Detection [6]: </w:t>
      </w:r>
      <w:r w:rsidR="009A4182">
        <w:t>this model is a finetuned version of Google’s Vision Transformer (ViT)</w:t>
      </w:r>
      <w:r w:rsidR="0044190E">
        <w:t xml:space="preserve"> []</w:t>
      </w:r>
      <w:r w:rsidR="009A4182">
        <w:t>, released under license Apache 2.0, while the model</w:t>
      </w:r>
      <w:r w:rsidR="00AF6786">
        <w:t xml:space="preserve"> itself</w:t>
      </w:r>
      <w:r w:rsidR="009A4182">
        <w:t xml:space="preserve"> presents a MIT license; being both permissive licenses, this model can be used in commercial environments.</w:t>
      </w:r>
    </w:p>
    <w:p w14:paraId="0FBCE1A6" w14:textId="3C223753" w:rsidR="00D27421" w:rsidRDefault="00D27421">
      <w:pPr>
        <w:pStyle w:val="BodyText"/>
        <w:numPr>
          <w:ilvl w:val="0"/>
          <w:numId w:val="17"/>
        </w:numPr>
        <w:jc w:val="both"/>
        <w:pPrChange w:id="381" w:author="Damian Andrew Tamburri" w:date="2025-11-25T14:55:00Z" w16du:dateUtc="2025-11-25T13:55:00Z">
          <w:pPr>
            <w:pStyle w:val="BodyText"/>
            <w:numPr>
              <w:numId w:val="17"/>
            </w:numPr>
            <w:ind w:left="720" w:hanging="360"/>
          </w:pPr>
        </w:pPrChange>
      </w:pPr>
      <w:r>
        <w:t xml:space="preserve">AdaptLLM Remote Sensing [9] [10]: while on their respective pages they report no license, both of them link to the GitHub repository hosting the code used to train the models, which presents the </w:t>
      </w:r>
      <w:r w:rsidRPr="00D27421">
        <w:t>Beijing Institute for General Artificial Intelligence BIGAI License Agreement</w:t>
      </w:r>
      <w:r>
        <w:t>, stating “</w:t>
      </w:r>
      <w:r w:rsidRPr="00D27421">
        <w:t>The code and/or data is strictly for non-commercial academic research only. · Any commercial use of the code or data requires prior contact and negotiation of licensing fees with the original authors or</w:t>
      </w:r>
      <w:r>
        <w:t xml:space="preserve"> [BIGAI]”. Before using these models, it may be wise to contact</w:t>
      </w:r>
      <w:r w:rsidR="00146CDA">
        <w:t xml:space="preserve"> the original authors to ask</w:t>
      </w:r>
      <w:r w:rsidR="004458B3">
        <w:t xml:space="preserve"> for</w:t>
      </w:r>
      <w:r w:rsidR="00146CDA">
        <w:t xml:space="preserve"> more information.</w:t>
      </w:r>
    </w:p>
    <w:p w14:paraId="3884662C" w14:textId="77777777" w:rsidR="006938CC" w:rsidRDefault="009A4182">
      <w:pPr>
        <w:pStyle w:val="BodyText"/>
        <w:numPr>
          <w:ilvl w:val="0"/>
          <w:numId w:val="17"/>
        </w:numPr>
        <w:jc w:val="both"/>
        <w:pPrChange w:id="382" w:author="Damian Andrew Tamburri" w:date="2025-11-25T14:55:00Z" w16du:dateUtc="2025-11-25T13:55:00Z">
          <w:pPr>
            <w:pStyle w:val="BodyText"/>
            <w:numPr>
              <w:numId w:val="17"/>
            </w:numPr>
            <w:ind w:left="720" w:hanging="360"/>
          </w:pPr>
        </w:pPrChange>
      </w:pPr>
      <w:r>
        <w:t xml:space="preserve">Leaf Detection and Classification [12]: this model was </w:t>
      </w:r>
      <w:r w:rsidR="0078263E">
        <w:t xml:space="preserve">fine-tuned from YOLOv8, a </w:t>
      </w:r>
      <w:r w:rsidR="0078263E" w:rsidRPr="0078263E">
        <w:t>real</w:t>
      </w:r>
      <w:r w:rsidR="0078263E" w:rsidRPr="0078263E">
        <w:noBreakHyphen/>
        <w:t>time computer vision model developed by Ultralytics that performs object detection, classification, and segmentation</w:t>
      </w:r>
      <w:r w:rsidR="0078263E">
        <w:t xml:space="preserve">; while the model’s page doesn’t report any license, Ultralytics has released YOLOv8 under the </w:t>
      </w:r>
      <w:r w:rsidR="0078263E" w:rsidRPr="0078263E">
        <w:t>AGPL-3.0 license</w:t>
      </w:r>
      <w:r w:rsidR="0078263E">
        <w:t>.</w:t>
      </w:r>
    </w:p>
    <w:p w14:paraId="11C5D0EA" w14:textId="0C02955B" w:rsidR="009A4182" w:rsidRDefault="006938CC">
      <w:pPr>
        <w:pStyle w:val="BodyText"/>
        <w:numPr>
          <w:ilvl w:val="0"/>
          <w:numId w:val="17"/>
        </w:numPr>
        <w:jc w:val="both"/>
        <w:pPrChange w:id="383" w:author="Damian Andrew Tamburri" w:date="2025-11-25T14:55:00Z" w16du:dateUtc="2025-11-25T13:55:00Z">
          <w:pPr>
            <w:pStyle w:val="BodyText"/>
            <w:numPr>
              <w:numId w:val="17"/>
            </w:numPr>
            <w:ind w:left="720" w:hanging="360"/>
          </w:pPr>
        </w:pPrChange>
      </w:pPr>
      <w:r>
        <w:t>CropSeekLLM [13]: this model was fine-tuned from DeepSeek-r1, released under MIT, while the model lists “</w:t>
      </w:r>
      <w:r w:rsidRPr="006938CC">
        <w:t>DARJYO</w:t>
      </w:r>
      <w:r>
        <w:t xml:space="preserve"> 1.0” as a license; on the company’s website [</w:t>
      </w:r>
      <w:r w:rsidRPr="006938CC">
        <w:t>https://cropseek.darjyo.com/features.html</w:t>
      </w:r>
      <w:r>
        <w:t xml:space="preserve">], it states that </w:t>
      </w:r>
      <w:r w:rsidR="00BE6873">
        <w:t>the license bars the use of this model for commercial purposes</w:t>
      </w:r>
      <w:ins w:id="384" w:author="Loris Pennucci" w:date="2025-11-25T18:03:00Z" w16du:dateUtc="2025-11-25T17:03:00Z">
        <w:r w:rsidR="00CB6615">
          <w:t>.</w:t>
        </w:r>
      </w:ins>
    </w:p>
    <w:p w14:paraId="0C559F06" w14:textId="1172BB71" w:rsidR="00093C3B" w:rsidRDefault="00093C3B">
      <w:pPr>
        <w:pStyle w:val="BodyText"/>
        <w:numPr>
          <w:ilvl w:val="0"/>
          <w:numId w:val="17"/>
        </w:numPr>
        <w:jc w:val="both"/>
        <w:pPrChange w:id="385" w:author="Damian Andrew Tamburri" w:date="2025-11-25T14:55:00Z" w16du:dateUtc="2025-11-25T13:55:00Z">
          <w:pPr>
            <w:pStyle w:val="BodyText"/>
            <w:numPr>
              <w:numId w:val="17"/>
            </w:numPr>
            <w:ind w:left="720" w:hanging="360"/>
          </w:pPr>
        </w:pPrChange>
      </w:pPr>
      <w:r>
        <w:t>Classification of Leaf Diseases [14]: this model lists no license, but it is a fine-tuned version of LLaVA 1.5 [], released under the llama2 license; llama2 allows commercial uses but requires a license from META if the amount of monthly active users of the product is more than 700 million.</w:t>
      </w:r>
    </w:p>
    <w:p w14:paraId="5A7780D8" w14:textId="0381088A" w:rsidR="00C70072" w:rsidRDefault="004458B3">
      <w:pPr>
        <w:pStyle w:val="BodyText"/>
        <w:jc w:val="both"/>
        <w:pPrChange w:id="386" w:author="Damian Andrew Tamburri" w:date="2025-11-25T14:55:00Z" w16du:dateUtc="2025-11-25T13:55:00Z">
          <w:pPr>
            <w:pStyle w:val="BodyText"/>
          </w:pPr>
        </w:pPrChange>
      </w:pPr>
      <w:r>
        <w:t xml:space="preserve">In conclusion, only CropSeekLLM [13] outright prohibits its use in commercial settings, </w:t>
      </w:r>
      <w:r w:rsidR="00400EAD">
        <w:t>[9], [10]</w:t>
      </w:r>
      <w:r w:rsidR="00981402">
        <w:t xml:space="preserve"> and</w:t>
      </w:r>
      <w:r w:rsidR="00400EAD">
        <w:t xml:space="preserve"> [12] require the purchase of a license, with</w:t>
      </w:r>
      <w:r w:rsidR="00981402">
        <w:t xml:space="preserve"> [14]</w:t>
      </w:r>
      <w:r w:rsidR="00400EAD">
        <w:t xml:space="preserve"> requiring one only if we experience a large </w:t>
      </w:r>
      <w:r w:rsidR="00A603A0">
        <w:t>number</w:t>
      </w:r>
      <w:r w:rsidR="00400EAD">
        <w:t xml:space="preserve"> of users.</w:t>
      </w:r>
    </w:p>
    <w:p w14:paraId="16E8EAA0" w14:textId="528E13A7" w:rsidR="00C70072" w:rsidRPr="00BA1F40" w:rsidRDefault="00C70072">
      <w:pPr>
        <w:pStyle w:val="BodyText"/>
        <w:jc w:val="both"/>
        <w:pPrChange w:id="387" w:author="Damian Andrew Tamburri" w:date="2025-11-25T14:55:00Z" w16du:dateUtc="2025-11-25T13:55:00Z">
          <w:pPr>
            <w:pStyle w:val="BodyText"/>
          </w:pPr>
        </w:pPrChange>
      </w:pPr>
      <w:r>
        <w:t>In terms of bias, most of the models</w:t>
      </w:r>
      <w:r w:rsidR="00A7739A">
        <w:t xml:space="preserve"> (80%)</w:t>
      </w:r>
      <w:r>
        <w:t xml:space="preserve"> do not discuss the argument; the few that do ([6], [12] and [13]) only provide some brief information on it, such as [6] stating that “t</w:t>
      </w:r>
      <w:r w:rsidRPr="00C70072">
        <w:t>he model may exhibit bias toward the crops and diseases present in the training dataset, leading to lower performance on unrepresented diseases or crop varieties</w:t>
      </w:r>
      <w:r>
        <w:t>”</w:t>
      </w:r>
      <w:r w:rsidR="000C35FD">
        <w:t>. Since not much information is shared on any observed bias in all of the models, testing may be necessary to ensure their correct functioning in new environments.</w:t>
      </w:r>
    </w:p>
    <w:p w14:paraId="06926B20" w14:textId="7D4FD222" w:rsidR="00BB44ED" w:rsidRPr="00E34824" w:rsidRDefault="00BE6873">
      <w:pPr>
        <w:jc w:val="both"/>
        <w:pPrChange w:id="388" w:author="Damian Andrew Tamburri" w:date="2025-11-25T14:55:00Z" w16du:dateUtc="2025-11-25T13:55:00Z">
          <w:pPr/>
        </w:pPrChange>
      </w:pPr>
      <w:r>
        <w:br w:type="page"/>
      </w:r>
    </w:p>
    <w:p w14:paraId="0C367BD2" w14:textId="26FD4C6F" w:rsidR="00133F08" w:rsidRPr="00E0647F" w:rsidRDefault="00B64AFD">
      <w:pPr>
        <w:pStyle w:val="Heading1"/>
        <w:jc w:val="both"/>
        <w:pPrChange w:id="389" w:author="Damian Andrew Tamburri" w:date="2025-11-25T14:55:00Z" w16du:dateUtc="2025-11-25T13:55:00Z">
          <w:pPr>
            <w:pStyle w:val="Heading1"/>
          </w:pPr>
        </w:pPrChange>
      </w:pPr>
      <w:bookmarkStart w:id="390" w:name="_Toc214914305"/>
      <w:r>
        <w:lastRenderedPageBreak/>
        <w:t>4</w:t>
      </w:r>
      <w:commentRangeStart w:id="391"/>
      <w:commentRangeStart w:id="392"/>
      <w:r w:rsidR="003E0668" w:rsidRPr="00E0647F">
        <w:t>. Relevant Models</w:t>
      </w:r>
      <w:commentRangeEnd w:id="391"/>
      <w:r w:rsidR="0085673F">
        <w:rPr>
          <w:rStyle w:val="CommentReference"/>
          <w:rFonts w:asciiTheme="minorHAnsi" w:eastAsiaTheme="minorEastAsia" w:hAnsiTheme="minorHAnsi" w:cstheme="minorBidi"/>
          <w:color w:val="auto"/>
        </w:rPr>
        <w:commentReference w:id="391"/>
      </w:r>
      <w:bookmarkEnd w:id="390"/>
      <w:commentRangeEnd w:id="392"/>
      <w:r w:rsidR="00C66D75">
        <w:rPr>
          <w:rStyle w:val="CommentReference"/>
          <w:rFonts w:asciiTheme="minorHAnsi" w:eastAsiaTheme="minorEastAsia" w:hAnsiTheme="minorHAnsi" w:cstheme="minorBidi"/>
          <w:color w:val="auto"/>
        </w:rPr>
        <w:commentReference w:id="392"/>
      </w:r>
    </w:p>
    <w:p w14:paraId="2138DD77" w14:textId="074D140A" w:rsidR="00133F08" w:rsidRPr="00E0647F" w:rsidRDefault="003E0668">
      <w:pPr>
        <w:pStyle w:val="FirstParagraph"/>
        <w:jc w:val="both"/>
        <w:pPrChange w:id="393" w:author="Damian Andrew Tamburri" w:date="2025-11-25T14:55:00Z" w16du:dateUtc="2025-11-25T13:55:00Z">
          <w:pPr>
            <w:pStyle w:val="FirstParagraph"/>
          </w:pPr>
        </w:pPrChange>
      </w:pPr>
      <w:r w:rsidRPr="00E0647F">
        <w:t xml:space="preserve">This chapter will </w:t>
      </w:r>
      <w:r w:rsidR="00AA06D4" w:rsidRPr="00E0647F">
        <w:t>analyze</w:t>
      </w:r>
      <w:r w:rsidRPr="00E0647F">
        <w:t xml:space="preserve"> all the models deemed relevant. Out of 100 models originally retrieved, 1</w:t>
      </w:r>
      <w:r w:rsidR="00FE6769">
        <w:t>5</w:t>
      </w:r>
      <w:r w:rsidRPr="00E0647F">
        <w:t xml:space="preserve"> have been deemed as relevant: 6 of these models are general-purpose, time-series forecasting models which, while not trained specifically on relevant data, can be fine-tuned to better fit the intended purposes. All of the genera</w:t>
      </w:r>
      <w:r w:rsidR="0074527F">
        <w:t>l</w:t>
      </w:r>
      <w:r w:rsidRPr="00E0647F">
        <w:t>-purpose models are part of the IBM Granite suite, while the remaining 9 models were trained to perform image analysis.</w:t>
      </w:r>
    </w:p>
    <w:p w14:paraId="1D94DE39" w14:textId="21FDE7AF" w:rsidR="00133F08" w:rsidRPr="00E0647F" w:rsidRDefault="00B64AFD">
      <w:pPr>
        <w:pStyle w:val="Heading2"/>
        <w:jc w:val="both"/>
        <w:pPrChange w:id="394" w:author="Damian Andrew Tamburri" w:date="2025-11-25T14:55:00Z" w16du:dateUtc="2025-11-25T13:55:00Z">
          <w:pPr>
            <w:pStyle w:val="Heading2"/>
          </w:pPr>
        </w:pPrChange>
      </w:pPr>
      <w:bookmarkStart w:id="395" w:name="_Toc214914306"/>
      <w:bookmarkStart w:id="396" w:name="ibm-granite---general-overview"/>
      <w:r>
        <w:t>4</w:t>
      </w:r>
      <w:r w:rsidR="003E0668" w:rsidRPr="00E0647F">
        <w:t>.1 IBM Granite - General Overview</w:t>
      </w:r>
      <w:bookmarkEnd w:id="395"/>
    </w:p>
    <w:p w14:paraId="731DE8D3" w14:textId="3332291E" w:rsidR="00133F08" w:rsidRPr="00E0647F" w:rsidRDefault="003E0668">
      <w:pPr>
        <w:pStyle w:val="FirstParagraph"/>
        <w:jc w:val="both"/>
        <w:pPrChange w:id="397" w:author="Damian Andrew Tamburri" w:date="2025-11-25T14:55:00Z" w16du:dateUtc="2025-11-25T13:55:00Z">
          <w:pPr>
            <w:pStyle w:val="FirstParagraph"/>
          </w:pPr>
        </w:pPrChange>
      </w:pPr>
      <w:r w:rsidRPr="00E0647F">
        <w:t>IBM Granite is a family of enterprise-grade AI foundation models developed by IBM, designed to deliver high performance, safety, and efficiency across a wide range of business tasks. These multimodal models support language, vision, speech, and time-series forecasting. Within the Granite suite, these last time-series</w:t>
      </w:r>
      <w:r w:rsidR="000624F9">
        <w:t>-related</w:t>
      </w:r>
      <w:r w:rsidRPr="00E0647F">
        <w:t xml:space="preserve"> models can be of particular importance to </w:t>
      </w:r>
      <w:r w:rsidR="000624F9">
        <w:t>Farm-Tech</w:t>
      </w:r>
      <w:r w:rsidRPr="00E0647F">
        <w:t xml:space="preserve">, </w:t>
      </w:r>
      <w:r w:rsidR="00DA2D33">
        <w:t>like we’ve mentioned earlier in tasks such as monitoring a set of IoT sensors, predicting crop yield or detecting malfunctioning sensors.</w:t>
      </w:r>
    </w:p>
    <w:p w14:paraId="5D79E8BA" w14:textId="3E76C32D" w:rsidR="00133F08" w:rsidRPr="00E0647F" w:rsidRDefault="00B64AFD">
      <w:pPr>
        <w:pStyle w:val="Heading3"/>
        <w:jc w:val="both"/>
        <w:pPrChange w:id="398" w:author="Damian Andrew Tamburri" w:date="2025-11-25T14:55:00Z" w16du:dateUtc="2025-11-25T13:55:00Z">
          <w:pPr>
            <w:pStyle w:val="Heading3"/>
          </w:pPr>
        </w:pPrChange>
      </w:pPr>
      <w:bookmarkStart w:id="399" w:name="_Toc214914307"/>
      <w:bookmarkStart w:id="400" w:name="granite-tinytimemixers"/>
      <w:r>
        <w:t>4</w:t>
      </w:r>
      <w:r w:rsidR="003E0668" w:rsidRPr="00E0647F">
        <w:t>.1.1 Granite TinyTimeMixers</w:t>
      </w:r>
      <w:bookmarkEnd w:id="399"/>
    </w:p>
    <w:p w14:paraId="28E20E00" w14:textId="77777777" w:rsidR="00133F08" w:rsidRPr="00E0647F" w:rsidRDefault="003E0668">
      <w:pPr>
        <w:pStyle w:val="FirstParagraph"/>
        <w:jc w:val="both"/>
        <w:pPrChange w:id="401" w:author="Damian Andrew Tamburri" w:date="2025-11-25T14:55:00Z" w16du:dateUtc="2025-11-25T13:55:00Z">
          <w:pPr>
            <w:pStyle w:val="FirstParagraph"/>
          </w:pPr>
        </w:pPrChange>
      </w:pPr>
      <w:r w:rsidRPr="00E0647F">
        <w:t>Granite TinyTimeMixers (TTM) are lightweight, efficient time-series forecasting models within the IBM Granite suite. They are designed to handle large-scale, multivariate time-series data, making them suitable for applications such as sensor data analysis and predictive maintenance in smart farming.</w:t>
      </w:r>
    </w:p>
    <w:p w14:paraId="1AF46D4F" w14:textId="5BED0169" w:rsidR="00E0647F" w:rsidRDefault="003E0668">
      <w:pPr>
        <w:pStyle w:val="BodyText"/>
        <w:jc w:val="both"/>
        <w:pPrChange w:id="402" w:author="Damian Andrew Tamburri" w:date="2025-11-25T14:55:00Z" w16du:dateUtc="2025-11-25T13:55:00Z">
          <w:pPr>
            <w:pStyle w:val="BodyText"/>
          </w:pPr>
        </w:pPrChange>
      </w:pPr>
      <w:r w:rsidRPr="00E0647F">
        <w:t xml:space="preserve">TTM is based on the lightweight TSMixer architecture [https://arxiv.org/abs/2303.06053], which allows a rapid training and fine-tuning for TTM, thanks to the replacement of heavier self-attention blocks in Transformers with MLPMixer blocks. TSMixer will not be </w:t>
      </w:r>
      <w:r w:rsidR="007E6F8F" w:rsidRPr="00E0647F">
        <w:t>analyzed</w:t>
      </w:r>
      <w:r w:rsidRPr="00E0647F">
        <w:t xml:space="preserve"> any further in this work, please refer to the original paper for more information. TTM is pre-trained using multiple public datasets, totaling in around a billion of samples; all the datasets used can be found on the HuggingFace page.</w:t>
      </w:r>
    </w:p>
    <w:p w14:paraId="7A4A69FF" w14:textId="1B0A863B" w:rsidR="007E6F8F" w:rsidRDefault="003E0668">
      <w:pPr>
        <w:pStyle w:val="BodyText"/>
        <w:jc w:val="both"/>
        <w:pPrChange w:id="403" w:author="Damian Andrew Tamburri" w:date="2025-11-25T14:55:00Z" w16du:dateUtc="2025-11-25T13:55:00Z">
          <w:pPr>
            <w:pStyle w:val="BodyText"/>
          </w:pPr>
        </w:pPrChange>
      </w:pPr>
      <w:r w:rsidRPr="00E0647F">
        <w:t xml:space="preserve">TSMixer is further </w:t>
      </w:r>
      <w:r w:rsidR="007E6F8F" w:rsidRPr="00E0647F">
        <w:t>enhanced</w:t>
      </w:r>
      <w:r w:rsidRPr="00E0647F">
        <w:t xml:space="preserve"> in the TTM training process by adding the following features. </w:t>
      </w:r>
    </w:p>
    <w:p w14:paraId="50F5F99F" w14:textId="77777777" w:rsidR="007E6F8F" w:rsidRDefault="003E0668">
      <w:pPr>
        <w:pStyle w:val="BodyText"/>
        <w:numPr>
          <w:ilvl w:val="0"/>
          <w:numId w:val="13"/>
        </w:numPr>
        <w:jc w:val="both"/>
        <w:pPrChange w:id="404" w:author="Damian Andrew Tamburri" w:date="2025-11-25T14:55:00Z" w16du:dateUtc="2025-11-25T13:55:00Z">
          <w:pPr>
            <w:pStyle w:val="BodyText"/>
            <w:numPr>
              <w:numId w:val="13"/>
            </w:numPr>
            <w:ind w:left="720" w:hanging="360"/>
          </w:pPr>
        </w:pPrChange>
      </w:pPr>
      <w:r w:rsidRPr="007E6F8F">
        <w:rPr>
          <w:b/>
          <w:bCs/>
        </w:rPr>
        <w:t>Adaptive patching (AP)</w:t>
      </w:r>
      <w:r w:rsidRPr="00E0647F">
        <w:t xml:space="preserve">: given the different sampling rates and context lengths present in the various datasets, patching (that is, the process of grouping consecutive time steps into tokens) cannot be performed at a specific patch length; as such, the patching length and number patches changes depending on the backbones layer. </w:t>
      </w:r>
    </w:p>
    <w:p w14:paraId="7B3314DC" w14:textId="77777777" w:rsidR="007E6F8F" w:rsidRDefault="003E0668">
      <w:pPr>
        <w:pStyle w:val="BodyText"/>
        <w:numPr>
          <w:ilvl w:val="0"/>
          <w:numId w:val="13"/>
        </w:numPr>
        <w:jc w:val="both"/>
        <w:pPrChange w:id="405" w:author="Damian Andrew Tamburri" w:date="2025-11-25T14:55:00Z" w16du:dateUtc="2025-11-25T13:55:00Z">
          <w:pPr>
            <w:pStyle w:val="BodyText"/>
            <w:numPr>
              <w:numId w:val="13"/>
            </w:numPr>
            <w:ind w:left="720" w:hanging="360"/>
          </w:pPr>
        </w:pPrChange>
      </w:pPr>
      <w:r w:rsidRPr="007E6F8F">
        <w:rPr>
          <w:b/>
          <w:bCs/>
        </w:rPr>
        <w:t>Diverse resolution sampling (DRS)</w:t>
      </w:r>
      <w:r w:rsidRPr="00E0647F">
        <w:t xml:space="preserve">: high-resolution datasets (that is, datasets where sampling is performed very frequently) will account for a larger fraction of the total samples compared to lower-resolution ones, which can lead to a bias towards finer resolution data; the solution is to resample these datasets at lower resolutions, for example, by averaging </w:t>
      </w:r>
      <m:oMath>
        <m:r>
          <w:rPr>
            <w:rFonts w:ascii="Cambria Math" w:hAnsi="Cambria Math"/>
          </w:rPr>
          <m:t>k</m:t>
        </m:r>
      </m:oMath>
      <w:r w:rsidRPr="00E0647F">
        <w:t xml:space="preserve"> samples into a single one, or outright retaining only the </w:t>
      </w:r>
      <m:oMath>
        <m:r>
          <w:rPr>
            <w:rFonts w:ascii="Cambria Math" w:hAnsi="Cambria Math"/>
          </w:rPr>
          <m:t>k</m:t>
        </m:r>
      </m:oMath>
      <w:r w:rsidRPr="00E0647F">
        <w:t>-th sample; the following example is presented in the paper: “from a 4-second resolution dataset, we derive multiple datasets at minutely (</w:t>
      </w:r>
      <m:oMath>
        <m:r>
          <w:rPr>
            <w:rFonts w:ascii="Cambria Math" w:hAnsi="Cambria Math"/>
          </w:rPr>
          <m:t>k</m:t>
        </m:r>
      </m:oMath>
      <w:r w:rsidRPr="00E0647F">
        <w:t>=15) and hourly resolutions (</w:t>
      </w:r>
      <m:oMath>
        <m:r>
          <w:rPr>
            <w:rFonts w:ascii="Cambria Math" w:hAnsi="Cambria Math"/>
          </w:rPr>
          <m:t>k</m:t>
        </m:r>
      </m:oMath>
      <w:r w:rsidRPr="00E0647F">
        <w:t xml:space="preserve">=900) […] increasing the number of datasets for each resolution which greatly improves the model performance”. </w:t>
      </w:r>
    </w:p>
    <w:p w14:paraId="033FD518" w14:textId="04AD3D5E" w:rsidR="00133F08" w:rsidRDefault="003E0668">
      <w:pPr>
        <w:pStyle w:val="BodyText"/>
        <w:numPr>
          <w:ilvl w:val="0"/>
          <w:numId w:val="13"/>
        </w:numPr>
        <w:jc w:val="both"/>
        <w:pPrChange w:id="406" w:author="Damian Andrew Tamburri" w:date="2025-11-25T14:55:00Z" w16du:dateUtc="2025-11-25T13:55:00Z">
          <w:pPr>
            <w:pStyle w:val="BodyText"/>
            <w:numPr>
              <w:numId w:val="13"/>
            </w:numPr>
            <w:ind w:left="720" w:hanging="360"/>
          </w:pPr>
        </w:pPrChange>
      </w:pPr>
      <w:r w:rsidRPr="007E6F8F">
        <w:rPr>
          <w:b/>
          <w:bCs/>
        </w:rPr>
        <w:t>Resolution prefix tuning (RPT)</w:t>
      </w:r>
      <w:r w:rsidRPr="00E0647F">
        <w:t xml:space="preserve">: the purpose of this </w:t>
      </w:r>
      <w:r w:rsidR="00857F3C" w:rsidRPr="00E0647F">
        <w:t>technique</w:t>
      </w:r>
      <w:r w:rsidRPr="00E0647F">
        <w:t xml:space="preserve"> is to explicitly embed resolution information in the first patch, facilitating resolution-conditioned modeling while training on diverse datasets. * multi-level modeling strategy: TTMs are first pre-trained in a channel-independent way, and then fine-tuned with channel mixing to incorporate correlations across targets and exogenous channels in the target domain</w:t>
      </w:r>
      <w:r w:rsidR="00E0647F">
        <w:t>.</w:t>
      </w:r>
    </w:p>
    <w:p w14:paraId="63CE022B" w14:textId="77777777" w:rsidR="00E16C42" w:rsidRDefault="00E16C42">
      <w:pPr>
        <w:pStyle w:val="BodyText"/>
        <w:ind w:left="360"/>
        <w:jc w:val="both"/>
        <w:pPrChange w:id="407" w:author="Damian Andrew Tamburri" w:date="2025-11-25T14:55:00Z" w16du:dateUtc="2025-11-25T13:55:00Z">
          <w:pPr>
            <w:pStyle w:val="BodyText"/>
            <w:ind w:left="360"/>
          </w:pPr>
        </w:pPrChange>
      </w:pPr>
    </w:p>
    <w:p w14:paraId="1646F56B" w14:textId="77777777" w:rsidR="00E16C42" w:rsidRDefault="003E0668" w:rsidP="00C66D75">
      <w:pPr>
        <w:pStyle w:val="BodyText"/>
        <w:keepNext/>
        <w:jc w:val="center"/>
      </w:pPr>
      <w:r w:rsidRPr="00E0647F">
        <w:lastRenderedPageBreak/>
        <w:br/>
      </w:r>
      <w:r w:rsidRPr="00E0647F">
        <w:rPr>
          <w:noProof/>
        </w:rPr>
        <w:drawing>
          <wp:inline distT="0" distB="0" distL="0" distR="0" wp14:anchorId="57E0EF07" wp14:editId="17329F20">
            <wp:extent cx="4322770" cy="4457700"/>
            <wp:effectExtent l="0" t="0" r="0" b="0"/>
            <wp:docPr id="14" name="Picture" descr="img"/>
            <wp:cNvGraphicFramePr/>
            <a:graphic xmlns:a="http://schemas.openxmlformats.org/drawingml/2006/main">
              <a:graphicData uri="http://schemas.openxmlformats.org/drawingml/2006/picture">
                <pic:pic xmlns:pic="http://schemas.openxmlformats.org/drawingml/2006/picture">
                  <pic:nvPicPr>
                    <pic:cNvPr id="15" name="Picture" descr="./img/ttm_overview.png"/>
                    <pic:cNvPicPr>
                      <a:picLocks noChangeAspect="1" noChangeArrowheads="1"/>
                    </pic:cNvPicPr>
                  </pic:nvPicPr>
                  <pic:blipFill>
                    <a:blip r:embed="rId16"/>
                    <a:stretch>
                      <a:fillRect/>
                    </a:stretch>
                  </pic:blipFill>
                  <pic:spPr bwMode="auto">
                    <a:xfrm>
                      <a:off x="0" y="0"/>
                      <a:ext cx="4343271" cy="4478840"/>
                    </a:xfrm>
                    <a:prstGeom prst="rect">
                      <a:avLst/>
                    </a:prstGeom>
                    <a:noFill/>
                    <a:ln w="9525">
                      <a:noFill/>
                      <a:headEnd/>
                      <a:tailEnd/>
                    </a:ln>
                  </pic:spPr>
                </pic:pic>
              </a:graphicData>
            </a:graphic>
          </wp:inline>
        </w:drawing>
      </w:r>
    </w:p>
    <w:p w14:paraId="42DEAAF2" w14:textId="095693E8" w:rsidR="00133F08" w:rsidRDefault="00E16C42">
      <w:pPr>
        <w:pStyle w:val="Caption"/>
        <w:jc w:val="both"/>
        <w:pPrChange w:id="408" w:author="Damian Andrew Tamburri" w:date="2025-11-25T14:55:00Z" w16du:dateUtc="2025-11-25T13:55:00Z">
          <w:pPr>
            <w:pStyle w:val="Caption"/>
            <w:jc w:val="center"/>
          </w:pPr>
        </w:pPrChange>
      </w:pPr>
      <w:r>
        <w:t xml:space="preserve">Figure </w:t>
      </w:r>
      <w:fldSimple w:instr=" SEQ Figure \* ARABIC ">
        <w:ins w:id="409" w:author="Loris Pennucci" w:date="2025-11-25T21:09:00Z" w16du:dateUtc="2025-11-25T20:09:00Z">
          <w:r w:rsidR="004A7836">
            <w:rPr>
              <w:noProof/>
            </w:rPr>
            <w:t>4</w:t>
          </w:r>
        </w:ins>
        <w:del w:id="410" w:author="Loris Pennucci" w:date="2025-11-25T21:09:00Z" w16du:dateUtc="2025-11-25T20:09:00Z">
          <w:r w:rsidR="00F248DC" w:rsidDel="004A7836">
            <w:rPr>
              <w:noProof/>
            </w:rPr>
            <w:delText>3</w:delText>
          </w:r>
        </w:del>
      </w:fldSimple>
      <w:r>
        <w:t>: TTM's architecture overview</w:t>
      </w:r>
    </w:p>
    <w:p w14:paraId="5D83FF98" w14:textId="77777777" w:rsidR="00E0647F" w:rsidRPr="00E0647F" w:rsidRDefault="00E0647F">
      <w:pPr>
        <w:pStyle w:val="BodyText"/>
        <w:jc w:val="both"/>
        <w:pPrChange w:id="411" w:author="Damian Andrew Tamburri" w:date="2025-11-25T14:55:00Z" w16du:dateUtc="2025-11-25T13:55:00Z">
          <w:pPr>
            <w:pStyle w:val="BodyText"/>
          </w:pPr>
        </w:pPrChange>
      </w:pPr>
    </w:p>
    <w:p w14:paraId="0296216B" w14:textId="37CDF3C7" w:rsidR="00133F08" w:rsidRPr="00E0647F" w:rsidRDefault="009A2568" w:rsidP="00C66D75">
      <w:pPr>
        <w:pStyle w:val="BodyText"/>
        <w:jc w:val="both"/>
      </w:pPr>
      <w:r>
        <w:t xml:space="preserve">As can be seen in Figure </w:t>
      </w:r>
      <w:del w:id="412" w:author="Loris Pennucci" w:date="2025-11-25T21:19:00Z" w16du:dateUtc="2025-11-25T20:19:00Z">
        <w:r w:rsidDel="0073480F">
          <w:delText>3</w:delText>
        </w:r>
      </w:del>
      <w:ins w:id="413" w:author="Loris Pennucci" w:date="2025-11-25T21:19:00Z" w16du:dateUtc="2025-11-25T20:19:00Z">
        <w:r w:rsidR="0073480F">
          <w:t>4</w:t>
        </w:r>
      </w:ins>
      <w:r>
        <w:t xml:space="preserve">, </w:t>
      </w:r>
      <w:r w:rsidR="003E0668" w:rsidRPr="00E0647F">
        <w:t xml:space="preserve">TTM operates in two stages, pre-training and fine-tuning: both workflows share the </w:t>
      </w:r>
      <w:r w:rsidR="00FA4977" w:rsidRPr="00E0647F">
        <w:t>normalization</w:t>
      </w:r>
      <w:r w:rsidR="003E0668" w:rsidRPr="00E0647F">
        <w:t xml:space="preserve"> and patching blocks; each time series is </w:t>
      </w:r>
      <w:r w:rsidR="00FA4977" w:rsidRPr="00E0647F">
        <w:t>normalized</w:t>
      </w:r>
      <w:r w:rsidR="003E0668" w:rsidRPr="00E0647F">
        <w:t xml:space="preserve"> per instance,</w:t>
      </w:r>
      <w:r w:rsidR="00671F02">
        <w:t xml:space="preserve"> with the reverse</w:t>
      </w:r>
      <w:r w:rsidR="003E0668" w:rsidRPr="00E0647F">
        <w:t xml:space="preserve"> </w:t>
      </w:r>
      <w:r w:rsidR="00671F02">
        <w:t>process performed</w:t>
      </w:r>
      <w:r w:rsidR="003E0668" w:rsidRPr="00E0647F">
        <w:t xml:space="preserve"> at the end of the workflows before computing loss; the data is then patched (this process is different from AP) into </w:t>
      </w:r>
      <m:oMath>
        <m:r>
          <w:rPr>
            <w:rFonts w:ascii="Cambria Math" w:hAnsi="Cambria Math"/>
          </w:rPr>
          <m:t>n</m:t>
        </m:r>
      </m:oMath>
      <w:r w:rsidR="003E0668" w:rsidRPr="00E0647F">
        <w:t xml:space="preserve"> non-overlapping windows of length </w:t>
      </w:r>
      <m:oMath>
        <m:r>
          <w:rPr>
            <w:rFonts w:ascii="Cambria Math" w:hAnsi="Cambria Math"/>
          </w:rPr>
          <m:t>pl</m:t>
        </m:r>
      </m:oMath>
      <w:r w:rsidR="003E0668" w:rsidRPr="00E0647F">
        <w:t xml:space="preserve">, which are then fed to the TTM Backbone. </w:t>
      </w:r>
      <w:r w:rsidR="00E0647F">
        <w:t>Following</w:t>
      </w:r>
      <w:r w:rsidR="003E0668" w:rsidRPr="00E0647F">
        <w:t xml:space="preserve"> is an overview of the </w:t>
      </w:r>
      <w:r w:rsidR="00A27592">
        <w:t xml:space="preserve">TTM </w:t>
      </w:r>
      <w:r w:rsidR="003E0668" w:rsidRPr="00E0647F">
        <w:t>backbone.</w:t>
      </w:r>
    </w:p>
    <w:p w14:paraId="36AC51A0" w14:textId="0456F69F" w:rsidR="00133F08" w:rsidRPr="00E0647F" w:rsidRDefault="003E0668">
      <w:pPr>
        <w:pStyle w:val="BodyText"/>
        <w:jc w:val="both"/>
        <w:pPrChange w:id="414" w:author="Damian Andrew Tamburri" w:date="2025-11-25T14:55:00Z" w16du:dateUtc="2025-11-25T13:55:00Z">
          <w:pPr>
            <w:pStyle w:val="BodyText"/>
          </w:pPr>
        </w:pPrChange>
      </w:pPr>
      <w:r w:rsidRPr="00E0647F">
        <w:t xml:space="preserve">While the backbone will not be seen in detail in this work, </w:t>
      </w:r>
      <w:r w:rsidR="00671F02">
        <w:t>this is where the</w:t>
      </w:r>
      <w:r w:rsidRPr="00E0647F">
        <w:t xml:space="preserve"> TSMixer block</w:t>
      </w:r>
      <w:r w:rsidR="00671F02">
        <w:t>s are used</w:t>
      </w:r>
      <w:r w:rsidRPr="00E0647F">
        <w:t>, with</w:t>
      </w:r>
      <w:r w:rsidR="00671F02">
        <w:t xml:space="preserve"> </w:t>
      </w:r>
      <w:r w:rsidRPr="00E0647F">
        <w:t xml:space="preserve">AP interfacing each </w:t>
      </w:r>
      <w:r w:rsidR="00671F02">
        <w:t>block</w:t>
      </w:r>
      <w:r w:rsidRPr="00E0647F">
        <w:t xml:space="preserve"> with the next. At the start of the backbone RPT</w:t>
      </w:r>
      <w:r w:rsidR="00671F02">
        <w:t xml:space="preserve"> is performed</w:t>
      </w:r>
      <w:r w:rsidRPr="00E0647F">
        <w:t>, which explicitly learns and incorporates a new patch embedding as a learnable prefix into the input data based on the input resolution. For more information on the backbone’s structure, please refer to the original paper [].</w:t>
      </w:r>
    </w:p>
    <w:p w14:paraId="0BC44623" w14:textId="3F7FB0D3" w:rsidR="00133F08" w:rsidRDefault="003E0668">
      <w:pPr>
        <w:pStyle w:val="BodyText"/>
        <w:jc w:val="both"/>
        <w:pPrChange w:id="415" w:author="Damian Andrew Tamburri" w:date="2025-11-25T14:55:00Z" w16du:dateUtc="2025-11-25T13:55:00Z">
          <w:pPr>
            <w:pStyle w:val="BodyText"/>
          </w:pPr>
        </w:pPrChange>
      </w:pPr>
      <w:r w:rsidRPr="00E0647F">
        <w:t xml:space="preserve">In the pretrain workflow, the backbone </w:t>
      </w:r>
      <w:r w:rsidR="007220DE" w:rsidRPr="00E0647F">
        <w:t>utilizes</w:t>
      </w:r>
      <w:r w:rsidRPr="00E0647F">
        <w:t xml:space="preserve"> the processed data to perform multi-resolution training on a single channel of the timeseries; the backbone’s output will then be used by the decoder and forecast head to produce the forecast. The functioning of the Decoder and Forecast head will not be discussed in this work, please refer to the original paper for more information [].</w:t>
      </w:r>
    </w:p>
    <w:p w14:paraId="47E0FBD0" w14:textId="77777777" w:rsidR="009A2568" w:rsidRDefault="009A2568">
      <w:pPr>
        <w:pStyle w:val="BodyText"/>
        <w:jc w:val="both"/>
        <w:pPrChange w:id="416" w:author="Damian Andrew Tamburri" w:date="2025-11-25T14:55:00Z" w16du:dateUtc="2025-11-25T13:55:00Z">
          <w:pPr>
            <w:pStyle w:val="BodyText"/>
          </w:pPr>
        </w:pPrChange>
      </w:pPr>
    </w:p>
    <w:p w14:paraId="525BB31D" w14:textId="77777777" w:rsidR="009A2568" w:rsidRPr="00E0647F" w:rsidRDefault="009A2568">
      <w:pPr>
        <w:pStyle w:val="BodyText"/>
        <w:jc w:val="both"/>
        <w:pPrChange w:id="417" w:author="Damian Andrew Tamburri" w:date="2025-11-25T14:55:00Z" w16du:dateUtc="2025-11-25T13:55:00Z">
          <w:pPr>
            <w:pStyle w:val="BodyText"/>
          </w:pPr>
        </w:pPrChange>
      </w:pPr>
    </w:p>
    <w:p w14:paraId="2BEDB8C8" w14:textId="173FE29E" w:rsidR="007058BC" w:rsidRPr="00E0647F" w:rsidRDefault="003E0668">
      <w:pPr>
        <w:pStyle w:val="BodyText"/>
        <w:jc w:val="both"/>
        <w:pPrChange w:id="418" w:author="Damian Andrew Tamburri" w:date="2025-11-25T14:55:00Z" w16du:dateUtc="2025-11-25T13:55:00Z">
          <w:pPr>
            <w:pStyle w:val="BodyText"/>
          </w:pPr>
        </w:pPrChange>
      </w:pPr>
      <w:r w:rsidRPr="00E0647F">
        <w:lastRenderedPageBreak/>
        <w:t>In the fine-tuning workflow, the pre-trained model will be working with data from the target domain, which has no overlap with the pre-training datasets. Forecasting can be performed in three ways: * zero-shot: the pre-trained model is directly used to perform forecasting; * few-shot: a tiny portion (5-10%) of the training part of the target dataset is used to update the pre-trained weights in the TTM Head; * full-shot: the entire training part is used to update the pre-trained weights.</w:t>
      </w:r>
    </w:p>
    <w:p w14:paraId="1D062DFB" w14:textId="77777777" w:rsidR="00C86A26" w:rsidRDefault="00C86A26">
      <w:pPr>
        <w:pStyle w:val="BodyText"/>
        <w:jc w:val="both"/>
        <w:pPrChange w:id="419" w:author="Damian Andrew Tamburri" w:date="2025-11-25T14:55:00Z" w16du:dateUtc="2025-11-25T13:55:00Z">
          <w:pPr>
            <w:pStyle w:val="BodyText"/>
          </w:pPr>
        </w:pPrChange>
      </w:pPr>
    </w:p>
    <w:p w14:paraId="16BD10D6" w14:textId="2D472293" w:rsidR="007058BC" w:rsidRPr="00E0647F" w:rsidRDefault="003E0668">
      <w:pPr>
        <w:pStyle w:val="BodyText"/>
        <w:jc w:val="both"/>
        <w:pPrChange w:id="420" w:author="Damian Andrew Tamburri" w:date="2025-11-25T14:55:00Z" w16du:dateUtc="2025-11-25T13:55:00Z">
          <w:pPr>
            <w:pStyle w:val="BodyText"/>
          </w:pPr>
        </w:pPrChange>
      </w:pPr>
      <w:r w:rsidRPr="00E0647F">
        <w:t>While the backbone will still perform channel-independent computing, the following decoder is able to be fine-tuned utilizing channel mixing or channel independence for multivariate or univariate target data, respectively. Again, for more information on the exact functioning of both, please refer to the original paper [].</w:t>
      </w:r>
    </w:p>
    <w:p w14:paraId="66EA166A" w14:textId="575B709A" w:rsidR="00133F08" w:rsidRPr="00E0647F" w:rsidRDefault="003E0668">
      <w:pPr>
        <w:pStyle w:val="BodyText"/>
        <w:jc w:val="both"/>
        <w:pPrChange w:id="421" w:author="Damian Andrew Tamburri" w:date="2025-11-25T14:55:00Z" w16du:dateUtc="2025-11-25T13:55:00Z">
          <w:pPr>
            <w:pStyle w:val="BodyText"/>
          </w:pPr>
        </w:pPrChange>
      </w:pPr>
      <w:r w:rsidRPr="00E0647F">
        <w:t xml:space="preserve">Granite TTMs are available in two main revisions, named as r1 and r2. While </w:t>
      </w:r>
      <w:r w:rsidR="007220DE" w:rsidRPr="00E0647F">
        <w:t>architectu</w:t>
      </w:r>
      <w:r w:rsidR="007220DE">
        <w:t>r</w:t>
      </w:r>
      <w:r w:rsidR="007220DE" w:rsidRPr="00E0647F">
        <w:t>ally</w:t>
      </w:r>
      <w:r w:rsidRPr="00E0647F">
        <w:t xml:space="preserve"> identical, TTM r2 models have been pre-trained on larger datasets (~700M samples) than r1 models </w:t>
      </w:r>
      <w:r w:rsidR="007220DE" w:rsidRPr="00E0647F">
        <w:t>(~</w:t>
      </w:r>
      <w:r w:rsidRPr="00E0647F">
        <w:t xml:space="preserve">250M); IBM reports that with a larger training set, performances have increased by over 15% on average, although they still advise to experiment with both r1 and r2 models to pick the best-suited for the intended application. Additionally, both r1 and r2 models come in different sizes of context and prediction length: on the HuggingFace repo, each model can be found on </w:t>
      </w:r>
      <w:r w:rsidR="007220DE" w:rsidRPr="00E0647F">
        <w:t>separate</w:t>
      </w:r>
      <w:r w:rsidRPr="00E0647F">
        <w:t xml:space="preserve"> branches with the naming convention </w:t>
      </w:r>
      <w:r w:rsidRPr="00E0647F">
        <w:rPr>
          <w:i/>
          <w:iCs/>
        </w:rPr>
        <w:t>cl-pl-rn</w:t>
      </w:r>
      <w:r w:rsidRPr="00E0647F">
        <w:t xml:space="preserve">, where </w:t>
      </w:r>
      <w:r w:rsidRPr="00E0647F">
        <w:rPr>
          <w:i/>
          <w:iCs/>
        </w:rPr>
        <w:t>cl</w:t>
      </w:r>
      <w:r w:rsidRPr="00E0647F">
        <w:t xml:space="preserve"> is the context length, </w:t>
      </w:r>
      <w:r w:rsidRPr="00E0647F">
        <w:rPr>
          <w:i/>
          <w:iCs/>
        </w:rPr>
        <w:t>pl</w:t>
      </w:r>
      <w:r w:rsidRPr="00E0647F">
        <w:t xml:space="preserve"> the prediction length and </w:t>
      </w:r>
      <w:r w:rsidRPr="00E0647F">
        <w:rPr>
          <w:i/>
          <w:iCs/>
        </w:rPr>
        <w:t>rn</w:t>
      </w:r>
      <w:r w:rsidRPr="00E0647F">
        <w:t xml:space="preserve"> is either r1 or r2.</w:t>
      </w:r>
    </w:p>
    <w:p w14:paraId="3D6AC5E3" w14:textId="30F5AC3F" w:rsidR="007058BC" w:rsidRDefault="003E0668">
      <w:pPr>
        <w:pStyle w:val="BodyText"/>
        <w:jc w:val="both"/>
        <w:pPrChange w:id="422" w:author="Damian Andrew Tamburri" w:date="2025-11-25T14:55:00Z" w16du:dateUtc="2025-11-25T13:55:00Z">
          <w:pPr>
            <w:pStyle w:val="BodyText"/>
          </w:pPr>
        </w:pPrChange>
      </w:pPr>
      <w:r w:rsidRPr="00E0647F">
        <w:t>While general-purpose, Granite TinyTimeMixers provide a valid solution for time-series forecasting in smart farming, and the vast documentation and guides provided by IBM would greatly simplify and speed up the process of introducing these models in a live application.</w:t>
      </w:r>
    </w:p>
    <w:p w14:paraId="7F0654F1" w14:textId="69201898" w:rsidR="00133F08" w:rsidRPr="00E0647F" w:rsidRDefault="007058BC">
      <w:pPr>
        <w:jc w:val="both"/>
        <w:pPrChange w:id="423" w:author="Damian Andrew Tamburri" w:date="2025-11-25T14:55:00Z" w16du:dateUtc="2025-11-25T13:55:00Z">
          <w:pPr/>
        </w:pPrChange>
      </w:pPr>
      <w:r>
        <w:br w:type="page"/>
      </w:r>
    </w:p>
    <w:p w14:paraId="44366616" w14:textId="1034B366" w:rsidR="00133F08" w:rsidRPr="00E0647F" w:rsidRDefault="00B64AFD">
      <w:pPr>
        <w:pStyle w:val="Heading3"/>
        <w:jc w:val="both"/>
        <w:pPrChange w:id="424" w:author="Damian Andrew Tamburri" w:date="2025-11-25T14:55:00Z" w16du:dateUtc="2025-11-25T13:55:00Z">
          <w:pPr>
            <w:pStyle w:val="Heading3"/>
          </w:pPr>
        </w:pPrChange>
      </w:pPr>
      <w:bookmarkStart w:id="425" w:name="_Toc214914308"/>
      <w:bookmarkStart w:id="426" w:name="granite-tspulse"/>
      <w:bookmarkEnd w:id="400"/>
      <w:r>
        <w:lastRenderedPageBreak/>
        <w:t>4</w:t>
      </w:r>
      <w:r w:rsidR="003E0668" w:rsidRPr="00E0647F">
        <w:t>.1.2 Granite TSPulse</w:t>
      </w:r>
      <w:bookmarkEnd w:id="425"/>
    </w:p>
    <w:p w14:paraId="75F744E9" w14:textId="40CA2F78" w:rsidR="00133F08" w:rsidRPr="00E0647F" w:rsidRDefault="003E0668">
      <w:pPr>
        <w:pStyle w:val="FirstParagraph"/>
        <w:jc w:val="both"/>
        <w:pPrChange w:id="427" w:author="Damian Andrew Tamburri" w:date="2025-11-25T14:55:00Z" w16du:dateUtc="2025-11-25T13:55:00Z">
          <w:pPr>
            <w:pStyle w:val="FirstParagraph"/>
          </w:pPr>
        </w:pPrChange>
      </w:pPr>
      <w:r w:rsidRPr="00E0647F">
        <w:t xml:space="preserve">Also part of the IBM Granite suite are the TSPulse models, ultra-compact pre-trained models developed for tasks such as classification, anomaly detection, imputation, and similarity search in multivariate time-series. Their main strength comes from their very limited size, totaling at 1 </w:t>
      </w:r>
      <w:r w:rsidR="007220DE" w:rsidRPr="00E0647F">
        <w:t>million</w:t>
      </w:r>
      <w:r w:rsidRPr="00E0647F">
        <w:t xml:space="preserve"> parameters, compared to other multivariate time-series analysis models such as Google’s TimesFM (200M parameters) [], Amazon’s Chronos models (20M for the smallest) [] and even Lag-LLaMA (2.49M) [], allowing these models to perform GPU-free inference.</w:t>
      </w:r>
    </w:p>
    <w:p w14:paraId="636C21C1" w14:textId="187C9606" w:rsidR="00893C54" w:rsidRDefault="003E0668">
      <w:pPr>
        <w:pStyle w:val="BodyText"/>
        <w:jc w:val="both"/>
        <w:pPrChange w:id="428" w:author="Damian Andrew Tamburri" w:date="2025-11-25T14:55:00Z" w16du:dateUtc="2025-11-25T13:55:00Z">
          <w:pPr>
            <w:pStyle w:val="BodyText"/>
          </w:pPr>
        </w:pPrChange>
      </w:pPr>
      <w:r w:rsidRPr="00E0647F">
        <w:t>Like TTMs, TSPulse is also built on top of the TSMixer architecture, while also introducing several enhancements</w:t>
      </w:r>
      <w:r w:rsidR="00893C54">
        <w:t>:</w:t>
      </w:r>
    </w:p>
    <w:p w14:paraId="5C0689A0" w14:textId="1C7749D8" w:rsidR="00893C54" w:rsidRDefault="003E0668">
      <w:pPr>
        <w:pStyle w:val="BodyText"/>
        <w:numPr>
          <w:ilvl w:val="0"/>
          <w:numId w:val="14"/>
        </w:numPr>
        <w:jc w:val="both"/>
        <w:pPrChange w:id="429" w:author="Damian Andrew Tamburri" w:date="2025-11-25T14:55:00Z" w16du:dateUtc="2025-11-25T13:55:00Z">
          <w:pPr>
            <w:pStyle w:val="BodyText"/>
            <w:numPr>
              <w:numId w:val="14"/>
            </w:numPr>
            <w:ind w:left="720" w:hanging="360"/>
          </w:pPr>
        </w:pPrChange>
      </w:pPr>
      <w:r w:rsidRPr="00893C54">
        <w:rPr>
          <w:b/>
          <w:bCs/>
        </w:rPr>
        <w:t>Dual-space masked reconstruction strategy</w:t>
      </w:r>
      <w:r w:rsidRPr="00E0647F">
        <w:t>: masked inputs are simultaneously reconstructed in both time and frequency domains, leveraging the intuition that certain patterns are easier to detect in the time domain while others are more salient in the frequency domain. By learning to mix, attend and reconstruct across both spaces, TSPulse</w:t>
      </w:r>
      <w:r w:rsidR="004A737C">
        <w:t xml:space="preserve"> is able to</w:t>
      </w:r>
      <w:r w:rsidRPr="00E0647F">
        <w:t xml:space="preserve"> build richer and robust representations. </w:t>
      </w:r>
    </w:p>
    <w:p w14:paraId="421B2CDC" w14:textId="73C1D822" w:rsidR="00893C54" w:rsidRDefault="002E6573">
      <w:pPr>
        <w:pStyle w:val="BodyText"/>
        <w:numPr>
          <w:ilvl w:val="0"/>
          <w:numId w:val="14"/>
        </w:numPr>
        <w:jc w:val="both"/>
        <w:pPrChange w:id="430" w:author="Damian Andrew Tamburri" w:date="2025-11-25T14:55:00Z" w16du:dateUtc="2025-11-25T13:55:00Z">
          <w:pPr>
            <w:pStyle w:val="BodyText"/>
            <w:numPr>
              <w:numId w:val="14"/>
            </w:numPr>
            <w:ind w:left="720" w:hanging="360"/>
          </w:pPr>
        </w:pPrChange>
      </w:pPr>
      <w:r>
        <w:rPr>
          <w:b/>
          <w:bCs/>
        </w:rPr>
        <w:t>D</w:t>
      </w:r>
      <w:r w:rsidR="003E0668" w:rsidRPr="00893C54">
        <w:rPr>
          <w:b/>
          <w:bCs/>
        </w:rPr>
        <w:t>ual-embedding disentanglement</w:t>
      </w:r>
      <w:r w:rsidR="003E0668" w:rsidRPr="00E0647F">
        <w:t xml:space="preserve">: TSPulse generates two types of embeddings during pre-training, that is detailed embeddings for fine-grained analysis, and high-level semantic embeddings for broader task understanding. By capturing both levels of information during pre-training, TSPulse enables faster and more robust generalization across tasks. </w:t>
      </w:r>
    </w:p>
    <w:p w14:paraId="3398EF94" w14:textId="5688E749" w:rsidR="000B2801" w:rsidRDefault="000B2801">
      <w:pPr>
        <w:pStyle w:val="BodyText"/>
        <w:numPr>
          <w:ilvl w:val="0"/>
          <w:numId w:val="14"/>
        </w:numPr>
        <w:jc w:val="both"/>
        <w:pPrChange w:id="431" w:author="Damian Andrew Tamburri" w:date="2025-11-25T14:55:00Z" w16du:dateUtc="2025-11-25T13:55:00Z">
          <w:pPr>
            <w:pStyle w:val="BodyText"/>
            <w:numPr>
              <w:numId w:val="14"/>
            </w:numPr>
            <w:ind w:left="720" w:hanging="360"/>
          </w:pPr>
        </w:pPrChange>
      </w:pPr>
      <w:r>
        <w:rPr>
          <w:b/>
          <w:bCs/>
        </w:rPr>
        <w:t>TSLens</w:t>
      </w:r>
      <w:r>
        <w:t>: a neural component which enables effective attention during fine-tuning by learning to focus on the most informative regions within and across the dual embeddings, allowing the model to prioritize task and data-relevant signals.</w:t>
      </w:r>
    </w:p>
    <w:p w14:paraId="2A1BA691" w14:textId="491D3BAE" w:rsidR="00133F08" w:rsidRPr="00E0647F" w:rsidRDefault="002E6573">
      <w:pPr>
        <w:pStyle w:val="BodyText"/>
        <w:numPr>
          <w:ilvl w:val="0"/>
          <w:numId w:val="14"/>
        </w:numPr>
        <w:jc w:val="both"/>
        <w:pPrChange w:id="432" w:author="Damian Andrew Tamburri" w:date="2025-11-25T14:55:00Z" w16du:dateUtc="2025-11-25T13:55:00Z">
          <w:pPr>
            <w:pStyle w:val="BodyText"/>
            <w:numPr>
              <w:numId w:val="14"/>
            </w:numPr>
            <w:ind w:left="720" w:hanging="360"/>
          </w:pPr>
        </w:pPrChange>
      </w:pPr>
      <w:r>
        <w:rPr>
          <w:b/>
          <w:bCs/>
        </w:rPr>
        <w:t>H</w:t>
      </w:r>
      <w:r w:rsidR="003E0668" w:rsidRPr="00893C54">
        <w:rPr>
          <w:b/>
          <w:bCs/>
        </w:rPr>
        <w:t>ybrid masking pre-train strategy</w:t>
      </w:r>
      <w:r w:rsidR="003E0668" w:rsidRPr="00E0647F">
        <w:t>: by combining point-wise and block-wise masking with varying ratios per sample, the model is able to reconstruct irregular masking structures, mimicking realistic scenarios.</w:t>
      </w:r>
    </w:p>
    <w:p w14:paraId="01D1CF56" w14:textId="7CA6693F" w:rsidR="00133F08" w:rsidRDefault="00671F02">
      <w:pPr>
        <w:pStyle w:val="BodyText"/>
        <w:jc w:val="both"/>
        <w:pPrChange w:id="433" w:author="Damian Andrew Tamburri" w:date="2025-11-25T14:55:00Z" w16du:dateUtc="2025-11-25T13:55:00Z">
          <w:pPr>
            <w:pStyle w:val="BodyText"/>
          </w:pPr>
        </w:pPrChange>
      </w:pPr>
      <w:r>
        <w:t xml:space="preserve">The model’s architecture is quite complex, as such it will be considered at a high level; for more information, please refer to the original paper </w:t>
      </w:r>
      <w:r w:rsidR="00857F3C">
        <w:t>[].</w:t>
      </w:r>
    </w:p>
    <w:p w14:paraId="18C9B22C" w14:textId="6C578811" w:rsidR="00857F3C" w:rsidRPr="00E0647F" w:rsidRDefault="00E51839">
      <w:pPr>
        <w:pStyle w:val="BodyText"/>
        <w:jc w:val="both"/>
        <w:pPrChange w:id="434" w:author="Damian Andrew Tamburri" w:date="2025-11-25T14:55:00Z" w16du:dateUtc="2025-11-25T13:55:00Z">
          <w:pPr>
            <w:pStyle w:val="BodyText"/>
          </w:pPr>
        </w:pPrChange>
      </w:pPr>
      <w:r>
        <w:t>Below is a sequence of all the steps performed by the model:</w:t>
      </w:r>
    </w:p>
    <w:p w14:paraId="185A3979" w14:textId="5F0D1612" w:rsidR="00857F3C" w:rsidRDefault="00671ED9">
      <w:pPr>
        <w:pStyle w:val="BodyText"/>
        <w:numPr>
          <w:ilvl w:val="0"/>
          <w:numId w:val="15"/>
        </w:numPr>
        <w:jc w:val="both"/>
        <w:pPrChange w:id="435" w:author="Damian Andrew Tamburri" w:date="2025-11-25T14:55:00Z" w16du:dateUtc="2025-11-25T13:55:00Z">
          <w:pPr>
            <w:pStyle w:val="BodyText"/>
            <w:numPr>
              <w:numId w:val="15"/>
            </w:numPr>
            <w:ind w:left="720" w:hanging="360"/>
          </w:pPr>
        </w:pPrChange>
      </w:pPr>
      <w:r>
        <w:t xml:space="preserve">TSPulse masks the input sequence, that is it hides portions of the input which the model will then have to reconstruct. Masking can be done using two strategies: </w:t>
      </w:r>
      <w:r w:rsidRPr="00671ED9">
        <w:rPr>
          <w:b/>
          <w:bCs/>
        </w:rPr>
        <w:t>block</w:t>
      </w:r>
      <w:r>
        <w:t xml:space="preserve"> and </w:t>
      </w:r>
      <w:r w:rsidRPr="00671ED9">
        <w:rPr>
          <w:b/>
          <w:bCs/>
        </w:rPr>
        <w:t>hybrid masking</w:t>
      </w:r>
      <w:r>
        <w:t xml:space="preserve">. In block masking, entire input patches are randomly replaced with learnable tokens, while hybrid masking </w:t>
      </w:r>
      <w:r w:rsidR="007E25DF">
        <w:t>is able to mask individual tokens inside of a patch, while still capable of masking full patches. The masked timeseries is then normalized, but do note that the mean and variance are computed from the unmasked values.</w:t>
      </w:r>
      <w:r w:rsidR="00175970">
        <w:br/>
        <w:t>The normalized</w:t>
      </w:r>
      <w:r w:rsidR="00377FCF">
        <w:t xml:space="preserve"> and masked</w:t>
      </w:r>
      <w:r w:rsidR="00175970">
        <w:t xml:space="preserve"> values are fed</w:t>
      </w:r>
      <w:r w:rsidR="003A336B">
        <w:t xml:space="preserve"> directly</w:t>
      </w:r>
      <w:r w:rsidR="00175970">
        <w:t xml:space="preserve"> into Torch’s Fast Fourier Transform (FFT) to produce the frequency-domain representation of the timeseries</w:t>
      </w:r>
      <w:r w:rsidR="003A336B">
        <w:t>, ensuring that data is consistently hidden both in time and frequency domains.</w:t>
      </w:r>
    </w:p>
    <w:p w14:paraId="6DB48F17" w14:textId="67262B6D" w:rsidR="006F4FE3" w:rsidRPr="006F4FE3" w:rsidRDefault="006F4FE3">
      <w:pPr>
        <w:pStyle w:val="BodyText"/>
        <w:numPr>
          <w:ilvl w:val="0"/>
          <w:numId w:val="15"/>
        </w:numPr>
        <w:jc w:val="both"/>
        <w:pPrChange w:id="436" w:author="Damian Andrew Tamburri" w:date="2025-11-25T14:55:00Z" w16du:dateUtc="2025-11-25T13:55:00Z">
          <w:pPr>
            <w:pStyle w:val="BodyText"/>
            <w:numPr>
              <w:numId w:val="15"/>
            </w:numPr>
            <w:ind w:left="720" w:hanging="360"/>
          </w:pPr>
        </w:pPrChange>
      </w:pPr>
      <w:r>
        <w:t xml:space="preserve">Both time and frequency representation are patched into </w:t>
      </w:r>
      <m:oMath>
        <m:r>
          <w:rPr>
            <w:rFonts w:ascii="Cambria Math" w:hAnsi="Cambria Math"/>
          </w:rPr>
          <m:t>N</m:t>
        </m:r>
      </m:oMath>
      <w:r>
        <w:t xml:space="preserve"> non-overlapping patches of length </w:t>
      </w:r>
      <m:oMath>
        <m:r>
          <w:rPr>
            <w:rFonts w:ascii="Cambria Math" w:hAnsi="Cambria Math"/>
          </w:rPr>
          <m:t>pl</m:t>
        </m:r>
      </m:oMath>
      <w:r>
        <w:t>; these are then projected into an embedding space</w:t>
      </w:r>
      <w:r w:rsidR="004B59D6">
        <w:t xml:space="preserve"> and then concatenated, alongside </w:t>
      </w:r>
      <m:oMath>
        <m:r>
          <w:rPr>
            <w:rFonts w:ascii="Cambria Math" w:hAnsi="Cambria Math"/>
          </w:rPr>
          <m:t>R</m:t>
        </m:r>
      </m:oMath>
      <w:r w:rsidR="004B59D6">
        <w:t xml:space="preserve"> l</w:t>
      </w:r>
      <w:r w:rsidR="004B59D6" w:rsidRPr="004B59D6">
        <w:t>earnable register tokens</w:t>
      </w:r>
      <w:r w:rsidR="004B59D6">
        <w:t xml:space="preserve"> (as suggested by [</w:t>
      </w:r>
      <w:r w:rsidR="004B59D6" w:rsidRPr="004B59D6">
        <w:t>https://arxiv.org/abs/2309.16588</w:t>
      </w:r>
      <w:r w:rsidR="004B59D6">
        <w:t xml:space="preserve">]) shared across all channels, to be used as input for the TSPulse Backbone. Note that the patching length </w:t>
      </w:r>
      <m:oMath>
        <m:r>
          <w:rPr>
            <w:rFonts w:ascii="Cambria Math" w:hAnsi="Cambria Math"/>
          </w:rPr>
          <m:t>pl</m:t>
        </m:r>
      </m:oMath>
      <w:r w:rsidR="004B59D6">
        <w:t xml:space="preserve"> used in this process is the same as the patching used during the masking stage.</w:t>
      </w:r>
    </w:p>
    <w:p w14:paraId="4077931A" w14:textId="5E656775" w:rsidR="00A11AD3" w:rsidRDefault="00D27373">
      <w:pPr>
        <w:pStyle w:val="BodyText"/>
        <w:numPr>
          <w:ilvl w:val="0"/>
          <w:numId w:val="15"/>
        </w:numPr>
        <w:jc w:val="both"/>
        <w:pPrChange w:id="437" w:author="Damian Andrew Tamburri" w:date="2025-11-25T14:55:00Z" w16du:dateUtc="2025-11-25T13:55:00Z">
          <w:pPr>
            <w:pStyle w:val="BodyText"/>
            <w:numPr>
              <w:numId w:val="15"/>
            </w:numPr>
            <w:ind w:left="720" w:hanging="360"/>
          </w:pPr>
        </w:pPrChange>
      </w:pPr>
      <w:r>
        <w:lastRenderedPageBreak/>
        <w:t xml:space="preserve">The data processed earlier is fed to the </w:t>
      </w:r>
      <w:r w:rsidR="00175BA5">
        <w:t>Backbone which, as said earlier, is itself based upon the TSMixer Backbone</w:t>
      </w:r>
      <w:r w:rsidR="002E0213">
        <w:t>; i</w:t>
      </w:r>
      <w:r w:rsidR="002E0213" w:rsidRPr="002E0213">
        <w:t>ts goal is to transform th</w:t>
      </w:r>
      <w:r w:rsidR="00826131">
        <w:t>e</w:t>
      </w:r>
      <w:r w:rsidR="002E0213" w:rsidRPr="002E0213">
        <w:t xml:space="preserve"> input into semantically rich, task-robust representations</w:t>
      </w:r>
      <w:r w:rsidR="00A11AD3">
        <w:t>. Since the input already integrates time and frequency information, TSMixer is able to mix these views, learning dual-space representations that capture temporal and spectral correlation. For more information, refer to the original paper [], as well as TSMixer’s paper [].</w:t>
      </w:r>
    </w:p>
    <w:p w14:paraId="3CA34E59" w14:textId="394707A6" w:rsidR="00A11AD3" w:rsidRDefault="00A11AD3">
      <w:pPr>
        <w:pStyle w:val="BodyText"/>
        <w:numPr>
          <w:ilvl w:val="0"/>
          <w:numId w:val="15"/>
        </w:numPr>
        <w:jc w:val="both"/>
        <w:pPrChange w:id="438" w:author="Damian Andrew Tamburri" w:date="2025-11-25T14:55:00Z" w16du:dateUtc="2025-11-25T13:55:00Z">
          <w:pPr>
            <w:pStyle w:val="BodyText"/>
            <w:numPr>
              <w:numId w:val="15"/>
            </w:numPr>
            <w:ind w:left="720" w:hanging="360"/>
          </w:pPr>
        </w:pPrChange>
      </w:pPr>
      <w:r>
        <w:t xml:space="preserve">The backbone output is passed through a lightweight mini-decoder, described as a mirror of the backbone but 10-20% of its size; its purpose is to </w:t>
      </w:r>
      <w:r w:rsidRPr="00A11AD3">
        <w:t>refine and adapt</w:t>
      </w:r>
      <w:r>
        <w:t xml:space="preserve"> the</w:t>
      </w:r>
      <w:r w:rsidRPr="00A11AD3">
        <w:t xml:space="preserve"> learned</w:t>
      </w:r>
      <w:r>
        <w:t xml:space="preserve"> </w:t>
      </w:r>
      <w:r w:rsidRPr="00A11AD3">
        <w:t>representations during fine-tunin</w:t>
      </w:r>
      <w:r>
        <w:t>g</w:t>
      </w:r>
      <w:r w:rsidR="00377FCF">
        <w:t>.</w:t>
      </w:r>
    </w:p>
    <w:p w14:paraId="592318C4" w14:textId="6A174C72" w:rsidR="006F4FE3" w:rsidRDefault="00A11AD3">
      <w:pPr>
        <w:pStyle w:val="BodyText"/>
        <w:numPr>
          <w:ilvl w:val="0"/>
          <w:numId w:val="15"/>
        </w:numPr>
        <w:jc w:val="both"/>
        <w:pPrChange w:id="439" w:author="Damian Andrew Tamburri" w:date="2025-11-25T14:55:00Z" w16du:dateUtc="2025-11-25T13:55:00Z">
          <w:pPr>
            <w:pStyle w:val="BodyText"/>
            <w:numPr>
              <w:numId w:val="15"/>
            </w:numPr>
            <w:ind w:left="720" w:hanging="360"/>
          </w:pPr>
        </w:pPrChange>
      </w:pPr>
      <w:r>
        <w:t xml:space="preserve"> </w:t>
      </w:r>
      <w:r w:rsidR="00A44316">
        <w:t>The decoder’s output is</w:t>
      </w:r>
      <w:r w:rsidR="00B56611">
        <w:t xml:space="preserve"> disentangled in two separate embedding types: (1) long embeddings, corresponding to the time and frequency domains, and are used for detailed reconstruction; (2) short embeddings, which correspond to the remaining register embeddings, used</w:t>
      </w:r>
      <w:r w:rsidR="00147BB5">
        <w:t xml:space="preserve"> for</w:t>
      </w:r>
      <w:r w:rsidR="00B56611">
        <w:t xml:space="preserve"> </w:t>
      </w:r>
      <w:r w:rsidR="00147BB5">
        <w:t>semantic reconstruction tasks such as short-horizon forecasting and global frequency signature prediction</w:t>
      </w:r>
      <w:r w:rsidR="007E5E7D">
        <w:t>.</w:t>
      </w:r>
    </w:p>
    <w:p w14:paraId="574CB3F2" w14:textId="4347AE99" w:rsidR="00DA4358" w:rsidRPr="006F4FE3" w:rsidRDefault="00DA4358">
      <w:pPr>
        <w:pStyle w:val="BodyText"/>
        <w:numPr>
          <w:ilvl w:val="0"/>
          <w:numId w:val="15"/>
        </w:numPr>
        <w:jc w:val="both"/>
        <w:pPrChange w:id="440" w:author="Damian Andrew Tamburri" w:date="2025-11-25T14:55:00Z" w16du:dateUtc="2025-11-25T13:55:00Z">
          <w:pPr>
            <w:pStyle w:val="BodyText"/>
            <w:numPr>
              <w:numId w:val="15"/>
            </w:numPr>
            <w:ind w:left="720" w:hanging="360"/>
          </w:pPr>
        </w:pPrChange>
      </w:pPr>
      <w:r>
        <w:t xml:space="preserve">Long embeddings are used by the </w:t>
      </w:r>
      <w:r>
        <w:rPr>
          <w:b/>
          <w:bCs/>
        </w:rPr>
        <w:t>reconstruction heads</w:t>
      </w:r>
      <w:r>
        <w:t>: the patch embeddings related to the time domain are passed through a linear layer called the Time Head, and are inverse-normalized to obtain the reconstruction of the timeseries; the frequency-domain patches, similarly, are projected through the FTT Head to reconstruct the input frequency spectrum, although</w:t>
      </w:r>
      <w:r w:rsidR="004477DE">
        <w:t>, other than reconstructing the input frequency-domain timeseries, the patches are also passed through Torch’s inverse Fourier transform (torch.ifft) to reconstruct an alternative time-domain timeseries</w:t>
      </w:r>
      <w:r w:rsidR="00762BAE">
        <w:t>.</w:t>
      </w:r>
      <w:r w:rsidR="006F66BF">
        <w:br/>
        <w:t>Short Embeddings are</w:t>
      </w:r>
      <w:r w:rsidR="00D27373">
        <w:t xml:space="preserve"> instead</w:t>
      </w:r>
      <w:r w:rsidR="006F66BF">
        <w:t xml:space="preserve"> used by the </w:t>
      </w:r>
      <w:r w:rsidR="006F66BF">
        <w:rPr>
          <w:b/>
          <w:bCs/>
        </w:rPr>
        <w:t>semantic heads</w:t>
      </w:r>
      <w:r w:rsidR="006F66BF">
        <w:t>: one head outputs a predicted softmax distribution over the log-magnitude frequency spectrum to capture global spectral semantics; a second head predicts a short-horizon forecast to model high-level temporal dynamics.</w:t>
      </w:r>
      <w:r>
        <w:br/>
      </w:r>
    </w:p>
    <w:p w14:paraId="6B05ECF3" w14:textId="77777777" w:rsidR="00C66D75" w:rsidRDefault="003E0668" w:rsidP="00C66D75">
      <w:pPr>
        <w:pStyle w:val="BodyText"/>
        <w:jc w:val="both"/>
        <w:rPr>
          <w:ins w:id="441" w:author="Damian Andrew Tamburri" w:date="2025-11-25T14:59:00Z" w16du:dateUtc="2025-11-25T13:59:00Z"/>
        </w:rPr>
      </w:pPr>
      <w:r w:rsidRPr="00E0647F">
        <w:t>Three variants of</w:t>
      </w:r>
      <w:r w:rsidR="00B56611">
        <w:t xml:space="preserve"> pre-trained</w:t>
      </w:r>
      <w:r w:rsidRPr="00E0647F">
        <w:t xml:space="preserve"> TSPulse </w:t>
      </w:r>
      <w:r w:rsidR="00B56611">
        <w:t>models are released</w:t>
      </w:r>
      <w:r w:rsidRPr="00E0647F">
        <w:t xml:space="preserve">, each </w:t>
      </w:r>
      <w:r w:rsidR="007220DE" w:rsidRPr="00E0647F">
        <w:t>specialized</w:t>
      </w:r>
      <w:r w:rsidRPr="00E0647F">
        <w:t xml:space="preserve"> in a different task: </w:t>
      </w:r>
      <w:r w:rsidRPr="00893C54">
        <w:rPr>
          <w:b/>
          <w:bCs/>
        </w:rPr>
        <w:t>tspulse-hybrid-allhead-512-p8-r1</w:t>
      </w:r>
      <w:r w:rsidRPr="00E0647F">
        <w:t>, recommended for anomaly detection</w:t>
      </w:r>
      <w:r w:rsidR="00893C54">
        <w:t>;</w:t>
      </w:r>
      <w:r w:rsidRPr="00E0647F">
        <w:t xml:space="preserve"> </w:t>
      </w:r>
      <w:r w:rsidRPr="00893C54">
        <w:rPr>
          <w:b/>
          <w:bCs/>
        </w:rPr>
        <w:t>tspulse-hybrid-dualhead-512-p8-r1</w:t>
      </w:r>
      <w:r w:rsidRPr="00E0647F">
        <w:t>, recommended for imputation and search</w:t>
      </w:r>
      <w:r w:rsidR="00893C54">
        <w:t xml:space="preserve">; </w:t>
      </w:r>
      <w:r w:rsidRPr="00893C54">
        <w:rPr>
          <w:b/>
          <w:bCs/>
        </w:rPr>
        <w:t>tspulse-block-dualhead-512-p16-r1</w:t>
      </w:r>
      <w:r w:rsidRPr="00E0647F">
        <w:t>, recommended for classification</w:t>
      </w:r>
      <w:r w:rsidR="00322814">
        <w:t>.</w:t>
      </w:r>
    </w:p>
    <w:p w14:paraId="05ECF683" w14:textId="652CCC1C" w:rsidR="00133F08" w:rsidRDefault="00900495">
      <w:pPr>
        <w:pStyle w:val="BodyText"/>
        <w:jc w:val="both"/>
        <w:pPrChange w:id="442" w:author="Damian Andrew Tamburri" w:date="2025-11-25T14:55:00Z" w16du:dateUtc="2025-11-25T13:55:00Z">
          <w:pPr>
            <w:pStyle w:val="BodyText"/>
          </w:pPr>
        </w:pPrChange>
      </w:pPr>
      <w:del w:id="443" w:author="Damian Andrew Tamburri" w:date="2025-11-25T14:59:00Z" w16du:dateUtc="2025-11-25T13:59:00Z">
        <w:r w:rsidDel="00C66D75">
          <w:br/>
        </w:r>
      </w:del>
      <w:r w:rsidR="003E0668" w:rsidRPr="00E0647F">
        <w:t>The terms “hybrid” and “block” represent the type of masking used during pre-training</w:t>
      </w:r>
      <w:r w:rsidR="00DA5092">
        <w:t>:</w:t>
      </w:r>
      <w:r w:rsidR="003E0668" w:rsidRPr="00E0647F">
        <w:t xml:space="preserve"> “allhead” and “dualhead” specify which heads were enabled during pre-training, with “dualhead” meaning that only time and prob heads were enabled</w:t>
      </w:r>
      <w:r w:rsidR="0055689C">
        <w:t xml:space="preserve"> (prob head, while not explicitly stated, most likely refers to the first semantic head as the paper names its output as </w:t>
      </w:r>
      <m:oMath>
        <m:sSubSup>
          <m:sSubSupPr>
            <m:ctrlPr>
              <w:rPr>
                <w:rFonts w:ascii="Cambria Math" w:hAnsi="Cambria Math"/>
                <w:i/>
              </w:rPr>
            </m:ctrlPr>
          </m:sSubSupPr>
          <m:e>
            <m:r>
              <w:rPr>
                <w:rFonts w:ascii="Cambria Math" w:hAnsi="Cambria Math"/>
              </w:rPr>
              <m:t>Y</m:t>
            </m:r>
          </m:e>
          <m:sub>
            <m:r>
              <w:rPr>
                <w:rFonts w:ascii="Cambria Math" w:hAnsi="Cambria Math"/>
              </w:rPr>
              <m:t>prob</m:t>
            </m:r>
          </m:sub>
          <m:sup>
            <m:r>
              <w:rPr>
                <w:rFonts w:ascii="Cambria Math" w:hAnsi="Cambria Math"/>
              </w:rPr>
              <m:t>f</m:t>
            </m:r>
          </m:sup>
        </m:sSubSup>
      </m:oMath>
      <w:r w:rsidR="0055689C">
        <w:t>)</w:t>
      </w:r>
      <w:r w:rsidR="003E0668" w:rsidRPr="00E0647F">
        <w:t xml:space="preserve">; 512 is the base context length of each model; the number following “p” represents the timeseries patches’ </w:t>
      </w:r>
      <w:r w:rsidR="00271600" w:rsidRPr="00E0647F">
        <w:t>length</w:t>
      </w:r>
      <w:r w:rsidR="003E0668" w:rsidRPr="00E0647F">
        <w:t xml:space="preserve"> during training</w:t>
      </w:r>
      <w:r w:rsidR="00DA5092">
        <w:t>.</w:t>
      </w:r>
    </w:p>
    <w:p w14:paraId="165B8B26" w14:textId="160C98E0" w:rsidR="008279C2" w:rsidRPr="00E0647F" w:rsidRDefault="008279C2">
      <w:pPr>
        <w:pStyle w:val="BodyText"/>
        <w:jc w:val="both"/>
        <w:pPrChange w:id="444" w:author="Damian Andrew Tamburri" w:date="2025-11-25T14:55:00Z" w16du:dateUtc="2025-11-25T13:55:00Z">
          <w:pPr>
            <w:pStyle w:val="BodyText"/>
          </w:pPr>
        </w:pPrChange>
      </w:pPr>
      <w:r>
        <w:t>The released models were trained on a collection of datasets which span from weather tracking to electricity demands; the full list of datasets used can be found both on the model’s HuggingFace repo [] and the paper’s appendi</w:t>
      </w:r>
      <w:r w:rsidR="00563563">
        <w:t>x</w:t>
      </w:r>
      <w:r w:rsidR="002C3F75">
        <w:t xml:space="preserve"> []</w:t>
      </w:r>
      <w:r>
        <w:t>.</w:t>
      </w:r>
    </w:p>
    <w:p w14:paraId="6EB9AB45" w14:textId="5694EBE5" w:rsidR="007058BC" w:rsidRDefault="003E0668">
      <w:pPr>
        <w:pStyle w:val="BodyText"/>
        <w:jc w:val="both"/>
        <w:pPrChange w:id="445" w:author="Damian Andrew Tamburri" w:date="2025-11-25T14:55:00Z" w16du:dateUtc="2025-11-25T13:55:00Z">
          <w:pPr>
            <w:pStyle w:val="BodyText"/>
          </w:pPr>
        </w:pPrChange>
      </w:pPr>
      <w:r w:rsidRPr="00E0647F">
        <w:t xml:space="preserve">In conclusion, thanks to their compact architecture and strong benchmark performance, TSPulse models represent a valid choice for anomaly detection tasks in smart farming. Their small parameter count enables efficient, resource-light deployment, while </w:t>
      </w:r>
      <w:r w:rsidR="007220DE" w:rsidRPr="00E0647F">
        <w:t>maintaining</w:t>
      </w:r>
      <w:r w:rsidRPr="00E0647F">
        <w:t xml:space="preserve"> a high degree of </w:t>
      </w:r>
      <w:r w:rsidR="007220DE" w:rsidRPr="00E0647F">
        <w:t>efficiency</w:t>
      </w:r>
      <w:r w:rsidRPr="00E0647F">
        <w:t xml:space="preserve"> compared to state-of-the-art models.</w:t>
      </w:r>
    </w:p>
    <w:p w14:paraId="7440FC9F" w14:textId="4DF3E4E2" w:rsidR="00133F08" w:rsidRPr="00E0647F" w:rsidRDefault="007058BC">
      <w:pPr>
        <w:jc w:val="both"/>
        <w:pPrChange w:id="446" w:author="Damian Andrew Tamburri" w:date="2025-11-25T14:55:00Z" w16du:dateUtc="2025-11-25T13:55:00Z">
          <w:pPr/>
        </w:pPrChange>
      </w:pPr>
      <w:r>
        <w:br w:type="page"/>
      </w:r>
    </w:p>
    <w:p w14:paraId="63EC724C" w14:textId="48B45BAB" w:rsidR="00133F08" w:rsidRPr="00E0647F" w:rsidRDefault="00B64AFD">
      <w:pPr>
        <w:pStyle w:val="Heading3"/>
        <w:jc w:val="both"/>
        <w:pPrChange w:id="447" w:author="Damian Andrew Tamburri" w:date="2025-11-25T14:55:00Z" w16du:dateUtc="2025-11-25T13:55:00Z">
          <w:pPr>
            <w:pStyle w:val="Heading3"/>
          </w:pPr>
        </w:pPrChange>
      </w:pPr>
      <w:bookmarkStart w:id="448" w:name="_Toc214914309"/>
      <w:bookmarkStart w:id="449" w:name="grasnite-patchtst"/>
      <w:bookmarkEnd w:id="426"/>
      <w:r>
        <w:lastRenderedPageBreak/>
        <w:t>4</w:t>
      </w:r>
      <w:r w:rsidR="003E0668" w:rsidRPr="00E0647F">
        <w:t xml:space="preserve">.1.3 </w:t>
      </w:r>
      <w:r w:rsidR="007220DE" w:rsidRPr="00E0647F">
        <w:t>Granite</w:t>
      </w:r>
      <w:r w:rsidR="003E0668" w:rsidRPr="00E0647F">
        <w:t xml:space="preserve"> PatchTST</w:t>
      </w:r>
      <w:bookmarkEnd w:id="448"/>
    </w:p>
    <w:p w14:paraId="00E9ADBF" w14:textId="2C9E4103" w:rsidR="00133F08" w:rsidRPr="00E0647F" w:rsidRDefault="003E0668">
      <w:pPr>
        <w:pStyle w:val="FirstParagraph"/>
        <w:jc w:val="both"/>
        <w:pPrChange w:id="450" w:author="Damian Andrew Tamburri" w:date="2025-11-25T14:55:00Z" w16du:dateUtc="2025-11-25T13:55:00Z">
          <w:pPr>
            <w:pStyle w:val="FirstParagraph"/>
          </w:pPr>
        </w:pPrChange>
      </w:pPr>
      <w:r w:rsidRPr="00E0647F">
        <w:t>Like TTMs, PatchTST [] is a transformer-based model for tasks related to multivariate time-series, such as forecasting, regression and classification.</w:t>
      </w:r>
      <w:r w:rsidRPr="00E0647F">
        <w:br/>
        <w:t xml:space="preserve">PatchTST makes use of two </w:t>
      </w:r>
      <w:r w:rsidR="007220DE" w:rsidRPr="00E0647F">
        <w:t>techniques</w:t>
      </w:r>
      <w:r w:rsidRPr="00E0647F">
        <w:t xml:space="preserve">: </w:t>
      </w:r>
      <w:r w:rsidR="00AA06D4">
        <w:rPr>
          <w:b/>
          <w:bCs/>
        </w:rPr>
        <w:t>p</w:t>
      </w:r>
      <w:r w:rsidRPr="007220DE">
        <w:rPr>
          <w:b/>
          <w:bCs/>
        </w:rPr>
        <w:t>atching</w:t>
      </w:r>
      <w:r w:rsidRPr="00E0647F">
        <w:t>, like the previous models, aggregat</w:t>
      </w:r>
      <w:r w:rsidR="00AA06D4">
        <w:t>es</w:t>
      </w:r>
      <w:r w:rsidRPr="00E0647F">
        <w:t xml:space="preserve"> several time steps into subseries-level short contiguous segments</w:t>
      </w:r>
      <w:r w:rsidR="007220DE">
        <w:t>;</w:t>
      </w:r>
      <w:r w:rsidRPr="00E0647F">
        <w:t xml:space="preserve"> </w:t>
      </w:r>
      <w:r w:rsidRPr="007220DE">
        <w:rPr>
          <w:b/>
          <w:bCs/>
        </w:rPr>
        <w:t>Channel-independence</w:t>
      </w:r>
      <w:r w:rsidR="007220DE">
        <w:t>,</w:t>
      </w:r>
      <w:r w:rsidRPr="00E0647F">
        <w:t xml:space="preserve"> a multivariate time series is a multi-channel signal, which can be aggregated into a single data point to serve as input token for the Transformer; channel-independence, instead, means that each input token contains information from a single channel.</w:t>
      </w:r>
    </w:p>
    <w:p w14:paraId="1FBB2D97" w14:textId="20753281" w:rsidR="00133F08" w:rsidRPr="00E0647F" w:rsidRDefault="003E0668">
      <w:pPr>
        <w:pStyle w:val="BodyText"/>
        <w:jc w:val="both"/>
        <w:pPrChange w:id="451" w:author="Damian Andrew Tamburri" w:date="2025-11-25T14:55:00Z" w16du:dateUtc="2025-11-25T13:55:00Z">
          <w:pPr>
            <w:pStyle w:val="BodyText"/>
          </w:pPr>
        </w:pPrChange>
      </w:pPr>
      <w:r w:rsidRPr="00E0647F">
        <w:t xml:space="preserve">The purpose of these two ideas are mainly three: </w:t>
      </w:r>
      <w:r w:rsidR="00100A2D">
        <w:t>1)</w:t>
      </w:r>
      <w:r w:rsidRPr="00E0647F">
        <w:t xml:space="preserve"> a reduction on time and space complexity, since patching will reduce the amount of input tokens fed to the Transformer, this will be seen more in detail later; </w:t>
      </w:r>
      <w:r w:rsidR="00100A2D">
        <w:t>2)</w:t>
      </w:r>
      <w:r w:rsidRPr="00E0647F">
        <w:t xml:space="preserve"> increased locality and capture of comprehensive semantic information that would be missed in point-level evaluation, and </w:t>
      </w:r>
      <w:r w:rsidR="00100A2D">
        <w:t>3)</w:t>
      </w:r>
      <w:r w:rsidRPr="00E0647F">
        <w:t xml:space="preserve"> the separate per-channel attention would increase adaptability across heterogeneous series, reducing overfitting while still allowing cross-series weight sharing for transferability.</w:t>
      </w:r>
    </w:p>
    <w:p w14:paraId="6AD0ABFB" w14:textId="6F14B28A" w:rsidR="00133F08" w:rsidRPr="00E0647F" w:rsidRDefault="003E0668">
      <w:pPr>
        <w:pStyle w:val="BodyText"/>
        <w:jc w:val="both"/>
        <w:pPrChange w:id="452" w:author="Damian Andrew Tamburri" w:date="2025-11-25T14:55:00Z" w16du:dateUtc="2025-11-25T13:55:00Z">
          <w:pPr>
            <w:pStyle w:val="BodyText"/>
          </w:pPr>
        </w:pPrChange>
      </w:pPr>
      <w:r w:rsidRPr="00E0647F">
        <w:t>Below is a</w:t>
      </w:r>
      <w:del w:id="453" w:author="Damian Andrew Tamburri" w:date="2025-11-25T14:59:00Z" w16du:dateUtc="2025-11-25T13:59:00Z">
        <w:r w:rsidRPr="00E0647F" w:rsidDel="00C66D75">
          <w:delText>n</w:delText>
        </w:r>
      </w:del>
      <w:r w:rsidRPr="00E0647F">
        <w:t xml:space="preserve"> </w:t>
      </w:r>
      <w:del w:id="454" w:author="Damian Andrew Tamburri" w:date="2025-11-25T14:59:00Z" w16du:dateUtc="2025-11-25T13:59:00Z">
        <w:r w:rsidRPr="00E0647F" w:rsidDel="00C66D75">
          <w:delText xml:space="preserve">image </w:delText>
        </w:r>
      </w:del>
      <w:ins w:id="455" w:author="Damian Andrew Tamburri" w:date="2025-11-25T14:59:00Z" w16du:dateUtc="2025-11-25T13:59:00Z">
        <w:r w:rsidR="00C66D75">
          <w:t>representation</w:t>
        </w:r>
        <w:r w:rsidR="00C66D75" w:rsidRPr="00E0647F">
          <w:t xml:space="preserve"> </w:t>
        </w:r>
      </w:ins>
      <w:r w:rsidRPr="00E0647F">
        <w:t>of the model’s architecture.</w:t>
      </w:r>
    </w:p>
    <w:p w14:paraId="36BE4081" w14:textId="77777777" w:rsidR="001C2EF1" w:rsidRDefault="003E0668">
      <w:pPr>
        <w:pStyle w:val="CaptionedFigure"/>
        <w:jc w:val="both"/>
        <w:pPrChange w:id="456" w:author="Damian Andrew Tamburri" w:date="2025-11-25T14:55:00Z" w16du:dateUtc="2025-11-25T13:55:00Z">
          <w:pPr>
            <w:pStyle w:val="CaptionedFigure"/>
            <w:jc w:val="center"/>
          </w:pPr>
        </w:pPrChange>
      </w:pPr>
      <w:r w:rsidRPr="00E0647F">
        <w:rPr>
          <w:noProof/>
        </w:rPr>
        <w:drawing>
          <wp:inline distT="0" distB="0" distL="0" distR="0" wp14:anchorId="1EB44663" wp14:editId="402F9A6A">
            <wp:extent cx="5953125" cy="4645976"/>
            <wp:effectExtent l="0" t="0" r="0" b="0"/>
            <wp:docPr id="22" name="Picture" descr="PatchTST Architecture"/>
            <wp:cNvGraphicFramePr/>
            <a:graphic xmlns:a="http://schemas.openxmlformats.org/drawingml/2006/main">
              <a:graphicData uri="http://schemas.openxmlformats.org/drawingml/2006/picture">
                <pic:pic xmlns:pic="http://schemas.openxmlformats.org/drawingml/2006/picture">
                  <pic:nvPicPr>
                    <pic:cNvPr id="23" name="Picture" descr="./img/patchtst_architecture.png"/>
                    <pic:cNvPicPr>
                      <a:picLocks noChangeAspect="1" noChangeArrowheads="1"/>
                    </pic:cNvPicPr>
                  </pic:nvPicPr>
                  <pic:blipFill>
                    <a:blip r:embed="rId17"/>
                    <a:stretch>
                      <a:fillRect/>
                    </a:stretch>
                  </pic:blipFill>
                  <pic:spPr bwMode="auto">
                    <a:xfrm>
                      <a:off x="0" y="0"/>
                      <a:ext cx="5966552" cy="4656455"/>
                    </a:xfrm>
                    <a:prstGeom prst="rect">
                      <a:avLst/>
                    </a:prstGeom>
                    <a:noFill/>
                    <a:ln w="9525">
                      <a:noFill/>
                      <a:headEnd/>
                      <a:tailEnd/>
                    </a:ln>
                  </pic:spPr>
                </pic:pic>
              </a:graphicData>
            </a:graphic>
          </wp:inline>
        </w:drawing>
      </w:r>
    </w:p>
    <w:p w14:paraId="6262B561" w14:textId="719C47FC" w:rsidR="00133F08" w:rsidRPr="00E0647F" w:rsidRDefault="001C2EF1">
      <w:pPr>
        <w:pStyle w:val="Caption"/>
        <w:jc w:val="both"/>
        <w:pPrChange w:id="457" w:author="Damian Andrew Tamburri" w:date="2025-11-25T14:55:00Z" w16du:dateUtc="2025-11-25T13:55:00Z">
          <w:pPr>
            <w:pStyle w:val="Caption"/>
            <w:jc w:val="center"/>
          </w:pPr>
        </w:pPrChange>
      </w:pPr>
      <w:r>
        <w:t xml:space="preserve">Figure </w:t>
      </w:r>
      <w:fldSimple w:instr=" SEQ Figure \* ARABIC ">
        <w:ins w:id="458" w:author="Loris Pennucci" w:date="2025-11-25T21:09:00Z" w16du:dateUtc="2025-11-25T20:09:00Z">
          <w:r w:rsidR="004A7836">
            <w:rPr>
              <w:noProof/>
            </w:rPr>
            <w:t>5</w:t>
          </w:r>
        </w:ins>
        <w:del w:id="459" w:author="Loris Pennucci" w:date="2025-11-25T21:09:00Z" w16du:dateUtc="2025-11-25T20:09:00Z">
          <w:r w:rsidR="00F248DC" w:rsidDel="004A7836">
            <w:rPr>
              <w:noProof/>
            </w:rPr>
            <w:delText>4</w:delText>
          </w:r>
        </w:del>
      </w:fldSimple>
      <w:r>
        <w:t xml:space="preserve">: a) contains a high-level overview of PatchTST; </w:t>
      </w:r>
      <w:r>
        <w:rPr>
          <w:noProof/>
        </w:rPr>
        <w:t xml:space="preserve"> b) is a close-up of each layer of the Transformer Backbone</w:t>
      </w:r>
    </w:p>
    <w:p w14:paraId="4535E3B2" w14:textId="77777777" w:rsidR="001C2EF1" w:rsidRDefault="001C2EF1">
      <w:pPr>
        <w:pStyle w:val="BodyText"/>
        <w:jc w:val="both"/>
        <w:pPrChange w:id="460" w:author="Damian Andrew Tamburri" w:date="2025-11-25T14:55:00Z" w16du:dateUtc="2025-11-25T13:55:00Z">
          <w:pPr>
            <w:pStyle w:val="BodyText"/>
          </w:pPr>
        </w:pPrChange>
      </w:pPr>
    </w:p>
    <w:p w14:paraId="309650C4" w14:textId="6A07B84A" w:rsidR="00133F08" w:rsidRPr="00E0647F" w:rsidRDefault="003E0668">
      <w:pPr>
        <w:pStyle w:val="BodyText"/>
        <w:jc w:val="both"/>
        <w:pPrChange w:id="461" w:author="Damian Andrew Tamburri" w:date="2025-11-25T14:55:00Z" w16du:dateUtc="2025-11-25T13:55:00Z">
          <w:pPr>
            <w:pStyle w:val="BodyText"/>
          </w:pPr>
        </w:pPrChange>
      </w:pPr>
      <w:r w:rsidRPr="00E0647F">
        <w:lastRenderedPageBreak/>
        <w:t xml:space="preserve">Where </w:t>
      </w:r>
      <m:oMath>
        <m:r>
          <w:rPr>
            <w:rFonts w:ascii="Cambria Math" w:hAnsi="Cambria Math"/>
          </w:rPr>
          <m:t>x</m:t>
        </m:r>
      </m:oMath>
      <w:r w:rsidRPr="00E0647F">
        <w:t xml:space="preserve"> is the matrix containing data of all </w:t>
      </w:r>
      <m:oMath>
        <m:r>
          <w:rPr>
            <w:rFonts w:ascii="Cambria Math" w:hAnsi="Cambria Math"/>
          </w:rPr>
          <m:t>M</m:t>
        </m:r>
      </m:oMath>
      <w:r w:rsidRPr="00E0647F">
        <w:t xml:space="preserve"> channels, with lookback window of length </w:t>
      </w:r>
      <m:oMath>
        <m:r>
          <w:rPr>
            <w:rFonts w:ascii="Cambria Math" w:hAnsi="Cambria Math"/>
          </w:rPr>
          <m:t>L</m:t>
        </m:r>
      </m:oMath>
      <w:r w:rsidRPr="00E0647F">
        <w:t>.</w:t>
      </w:r>
      <w:r w:rsidRPr="00E0647F">
        <w:br/>
        <w:t xml:space="preserve">The first step is applying channel-independence on </w:t>
      </w:r>
      <m:oMath>
        <m:r>
          <w:rPr>
            <w:rFonts w:ascii="Cambria Math" w:hAnsi="Cambria Math"/>
          </w:rPr>
          <m:t>x</m:t>
        </m:r>
      </m:oMath>
      <w:r w:rsidRPr="00E0647F">
        <w:t xml:space="preserve">, breaking it down in </w:t>
      </w:r>
      <m:oMath>
        <m:r>
          <w:rPr>
            <w:rFonts w:ascii="Cambria Math" w:hAnsi="Cambria Math"/>
          </w:rPr>
          <m:t>M</m:t>
        </m:r>
      </m:oMath>
      <w:r w:rsidRPr="00E0647F">
        <w:t xml:space="preserve"> vectors </w:t>
      </w:r>
      <m:oMath>
        <m:sSup>
          <m:sSupPr>
            <m:ctrlPr>
              <w:rPr>
                <w:rFonts w:ascii="Cambria Math" w:hAnsi="Cambria Math"/>
              </w:rPr>
            </m:ctrlPr>
          </m:sSupPr>
          <m:e>
            <m:r>
              <w:rPr>
                <w:rFonts w:ascii="Cambria Math" w:hAnsi="Cambria Math"/>
              </w:rPr>
              <m:t>x</m:t>
            </m:r>
          </m:e>
          <m:sup>
            <m:r>
              <m:rPr>
                <m:sty m:val="p"/>
              </m:rPr>
              <w:rPr>
                <w:rFonts w:ascii="Cambria Math" w:hAnsi="Cambria Math"/>
              </w:rPr>
              <m:t>(i)</m:t>
            </m:r>
          </m:sup>
        </m:sSup>
      </m:oMath>
      <w:r w:rsidRPr="00E0647F">
        <w:t xml:space="preserve">,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rsidRPr="00E0647F">
        <w:t xml:space="preserve">. At this point, for each </w:t>
      </w:r>
      <m:oMath>
        <m:r>
          <w:rPr>
            <w:rFonts w:ascii="Cambria Math" w:hAnsi="Cambria Math"/>
          </w:rPr>
          <m:t>i</m:t>
        </m:r>
      </m:oMath>
      <w:r w:rsidRPr="00E0647F">
        <w:t xml:space="preserve"> the Transformer backbone will produce a forecast of </w:t>
      </w:r>
      <w:r w:rsidRPr="00E0647F">
        <w:rPr>
          <w:i/>
          <w:iCs/>
        </w:rPr>
        <w:t>T</w:t>
      </w:r>
      <w:r w:rsidRPr="00E0647F">
        <w:t xml:space="preserve"> future values, that is to say </w:t>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L</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L</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E0647F">
        <w:t>.</w:t>
      </w:r>
    </w:p>
    <w:p w14:paraId="23071DFE" w14:textId="77777777" w:rsidR="007058BC" w:rsidRDefault="007058BC">
      <w:pPr>
        <w:pStyle w:val="Compact"/>
        <w:ind w:left="360"/>
        <w:jc w:val="both"/>
        <w:pPrChange w:id="462" w:author="Damian Andrew Tamburri" w:date="2025-11-25T14:55:00Z" w16du:dateUtc="2025-11-25T13:55:00Z">
          <w:pPr>
            <w:pStyle w:val="Compact"/>
            <w:ind w:left="360"/>
          </w:pPr>
        </w:pPrChange>
      </w:pPr>
    </w:p>
    <w:p w14:paraId="48A63CC9" w14:textId="75B82321" w:rsidR="007058BC" w:rsidRPr="007058BC" w:rsidRDefault="00AA69BA">
      <w:pPr>
        <w:pStyle w:val="Compact"/>
        <w:jc w:val="both"/>
        <w:pPrChange w:id="463" w:author="Damian Andrew Tamburri" w:date="2025-11-25T14:55:00Z" w16du:dateUtc="2025-11-25T13:55:00Z">
          <w:pPr>
            <w:pStyle w:val="Compact"/>
          </w:pPr>
        </w:pPrChange>
      </w:pPr>
      <w:ins w:id="464" w:author="Loris Pennucci" w:date="2025-11-25T21:19:00Z" w16du:dateUtc="2025-11-25T20:19:00Z">
        <w:r>
          <w:t xml:space="preserve">Figure </w:t>
        </w:r>
      </w:ins>
      <w:del w:id="465" w:author="Loris Pennucci" w:date="2025-11-25T21:19:00Z" w16du:dateUtc="2025-11-25T20:19:00Z">
        <w:r w:rsidR="007058BC" w:rsidDel="00D74971">
          <w:delText>b</w:delText>
        </w:r>
      </w:del>
      <w:ins w:id="466" w:author="Loris Pennucci" w:date="2025-11-25T21:19:00Z" w16du:dateUtc="2025-11-25T20:19:00Z">
        <w:r w:rsidR="00D74971">
          <w:t>5</w:t>
        </w:r>
      </w:ins>
      <w:ins w:id="467" w:author="Loris Pennucci" w:date="2025-11-25T21:20:00Z" w16du:dateUtc="2025-11-25T20:20:00Z">
        <w:r w:rsidR="001A5962">
          <w:t xml:space="preserve"> (b)</w:t>
        </w:r>
      </w:ins>
      <w:del w:id="468" w:author="Loris Pennucci" w:date="2025-11-25T21:19:00Z" w16du:dateUtc="2025-11-25T20:19:00Z">
        <w:r w:rsidR="007058BC" w:rsidDel="00AA69BA">
          <w:delText>)</w:delText>
        </w:r>
      </w:del>
      <w:r w:rsidR="007058BC">
        <w:t xml:space="preserve"> </w:t>
      </w:r>
      <w:r w:rsidR="003E0668" w:rsidRPr="00E0647F">
        <w:t xml:space="preserve">shows in detail the transformer’s </w:t>
      </w:r>
      <w:r w:rsidR="0060491A" w:rsidRPr="00E0647F">
        <w:t>behavior</w:t>
      </w:r>
      <w:r w:rsidR="003E0668" w:rsidRPr="00E0647F">
        <w:t xml:space="preserve">: each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oMath>
      <w:r w:rsidR="003E0668" w:rsidRPr="00E0647F">
        <w:t xml:space="preserve"> is divided into patches, which can be either overlapped or not. Given </w:t>
      </w:r>
      <m:oMath>
        <m:r>
          <w:rPr>
            <w:rFonts w:ascii="Cambria Math" w:hAnsi="Cambria Math"/>
          </w:rPr>
          <m:t>P</m:t>
        </m:r>
      </m:oMath>
      <w:r w:rsidR="003E0668" w:rsidRPr="00E0647F">
        <w:t xml:space="preserve"> as patch length and </w:t>
      </w:r>
      <m:oMath>
        <m:r>
          <w:rPr>
            <w:rFonts w:ascii="Cambria Math" w:hAnsi="Cambria Math"/>
          </w:rPr>
          <m:t>S</m:t>
        </m:r>
      </m:oMath>
      <w:r w:rsidR="003E0668" w:rsidRPr="00E0647F">
        <w:t xml:space="preserve"> as stride (that is, the non-overlapping region between two consecutive patches), the patching process will generate a sequence of</w:t>
      </w:r>
      <w:r w:rsidR="00D73C68">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(i)</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P×N</m:t>
            </m:r>
          </m:sup>
        </m:sSup>
      </m:oMath>
    </w:p>
    <w:p w14:paraId="11A52BAC" w14:textId="6D6C2556" w:rsidR="00133F08" w:rsidRPr="007058BC" w:rsidRDefault="003E0668">
      <w:pPr>
        <w:pStyle w:val="Compact"/>
        <w:jc w:val="both"/>
        <w:pPrChange w:id="469" w:author="Damian Andrew Tamburri" w:date="2025-11-25T14:55:00Z" w16du:dateUtc="2025-11-25T13:55:00Z">
          <w:pPr>
            <w:pStyle w:val="Compact"/>
          </w:pPr>
        </w:pPrChange>
      </w:pPr>
      <w:r w:rsidRPr="00E0647F">
        <w:t xml:space="preserve"> patches, where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P</m:t>
            </m:r>
          </m:num>
          <m:den>
            <m:r>
              <w:rPr>
                <w:rFonts w:ascii="Cambria Math" w:hAnsi="Cambria Math"/>
              </w:rPr>
              <m:t>S</m:t>
            </m:r>
          </m:den>
        </m:f>
        <m:r>
          <m:rPr>
            <m:sty m:val="p"/>
          </m:rPr>
          <w:rPr>
            <w:rFonts w:ascii="Cambria Math" w:hAnsi="Cambria Math"/>
          </w:rPr>
          <m:t>⌋+</m:t>
        </m:r>
        <m:r>
          <w:rPr>
            <w:rFonts w:ascii="Cambria Math" w:hAnsi="Cambria Math"/>
          </w:rPr>
          <m:t>2</m:t>
        </m:r>
      </m:oMath>
      <w:r w:rsidRPr="00E0647F">
        <w:t xml:space="preserve"> is the </w:t>
      </w:r>
      <w:r w:rsidR="0060491A" w:rsidRPr="00E0647F">
        <w:t>number</w:t>
      </w:r>
      <w:r w:rsidRPr="00E0647F">
        <w:t xml:space="preserve"> of patches.</w:t>
      </w:r>
    </w:p>
    <w:p w14:paraId="11EAE060" w14:textId="0FC63F37" w:rsidR="00133F08" w:rsidRPr="00E0647F" w:rsidRDefault="003E0668">
      <w:pPr>
        <w:pStyle w:val="FirstParagraph"/>
        <w:jc w:val="both"/>
        <w:pPrChange w:id="470" w:author="Damian Andrew Tamburri" w:date="2025-11-25T14:55:00Z" w16du:dateUtc="2025-11-25T13:55:00Z">
          <w:pPr>
            <w:pStyle w:val="FirstParagraph"/>
          </w:pPr>
        </w:pPrChange>
      </w:pPr>
      <w:r w:rsidRPr="00E0647F">
        <w:t>This is</w:t>
      </w:r>
      <w:r w:rsidR="007058BC">
        <w:t xml:space="preserve"> a</w:t>
      </w:r>
      <w:r w:rsidRPr="00E0647F">
        <w:t xml:space="preserve"> significant</w:t>
      </w:r>
      <w:r w:rsidR="007058BC">
        <w:t xml:space="preserve"> improvement</w:t>
      </w:r>
      <w:r w:rsidRPr="00E0647F">
        <w:t xml:space="preserve">, </w:t>
      </w:r>
      <w:r w:rsidR="007058BC">
        <w:t>since</w:t>
      </w:r>
      <w:r w:rsidRPr="00E0647F">
        <w:t xml:space="preserve"> through the patching process we reduce the amount of input tokens to the transformer, from </w:t>
      </w:r>
      <m:oMath>
        <m:r>
          <w:rPr>
            <w:rFonts w:ascii="Cambria Math" w:hAnsi="Cambria Math"/>
          </w:rPr>
          <m:t>L</m:t>
        </m:r>
      </m:oMath>
      <w:r w:rsidRPr="00E0647F">
        <w:t xml:space="preserve"> to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oMath>
      <w:r w:rsidRPr="00E0647F">
        <w:t xml:space="preserve">: since the vanilla transformer’s complexity is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sidRPr="00E0647F">
        <w:t xml:space="preserve">, the memory usage and computational complexity of the attention map are quadratically reduced by a factor of </w:t>
      </w:r>
      <m:oMath>
        <m:r>
          <w:rPr>
            <w:rFonts w:ascii="Cambria Math" w:hAnsi="Cambria Math"/>
          </w:rPr>
          <m:t>S</m:t>
        </m:r>
      </m:oMath>
      <w:r w:rsidRPr="00E0647F">
        <w:t>.</w:t>
      </w:r>
    </w:p>
    <w:p w14:paraId="7AAE7154" w14:textId="59891E83" w:rsidR="00133F08" w:rsidRPr="00E0647F" w:rsidRDefault="00A4215E">
      <w:pPr>
        <w:pStyle w:val="BodyText"/>
        <w:jc w:val="both"/>
        <w:pPrChange w:id="471" w:author="Damian Andrew Tamburri" w:date="2025-11-25T14:55:00Z" w16du:dateUtc="2025-11-25T13:55:00Z">
          <w:pPr>
            <w:pStyle w:val="BodyText"/>
          </w:pPr>
        </w:pPrChange>
      </w:pPr>
      <w:r>
        <w:t>T</w:t>
      </w:r>
      <w:r w:rsidR="003E0668" w:rsidRPr="00E0647F">
        <w:t xml:space="preserve">he model </w:t>
      </w:r>
      <w:r>
        <w:t xml:space="preserve">released was </w:t>
      </w:r>
      <w:r w:rsidR="003E0668" w:rsidRPr="00E0647F">
        <w:t xml:space="preserve">trained on </w:t>
      </w:r>
      <w:r>
        <w:t xml:space="preserve">a dataset monitoring 2 electrical transformers over the span of 2 years, tracking information such as </w:t>
      </w:r>
      <w:r w:rsidR="004D408C">
        <w:t>the current load and temperatures; while the data used is not relevant,</w:t>
      </w:r>
      <w:r w:rsidR="003E0668" w:rsidRPr="00E0647F">
        <w:t xml:space="preserve"> IBM has provided a guided </w:t>
      </w:r>
      <w:r w:rsidR="006C299E">
        <w:t>dem</w:t>
      </w:r>
      <w:r w:rsidR="00254736">
        <w:t>o</w:t>
      </w:r>
      <w:r w:rsidR="006C299E">
        <w:t xml:space="preserve"> on how</w:t>
      </w:r>
      <w:r w:rsidR="003E0668" w:rsidRPr="00E0647F">
        <w:t xml:space="preserve"> to train a model</w:t>
      </w:r>
      <w:r w:rsidR="005B403C">
        <w:t xml:space="preserve"> from scratch</w:t>
      </w:r>
      <w:r w:rsidR="003E0668" w:rsidRPr="00E0647F">
        <w:t xml:space="preserve"> on a custom dataset.</w:t>
      </w:r>
    </w:p>
    <w:p w14:paraId="113E9509" w14:textId="19D612B1" w:rsidR="00D73C68" w:rsidRDefault="004E71C4">
      <w:pPr>
        <w:pStyle w:val="BodyText"/>
        <w:jc w:val="both"/>
        <w:pPrChange w:id="472" w:author="Damian Andrew Tamburri" w:date="2025-11-25T14:55:00Z" w16du:dateUtc="2025-11-25T13:55:00Z">
          <w:pPr>
            <w:pStyle w:val="BodyText"/>
          </w:pPr>
        </w:pPrChange>
      </w:pPr>
      <w:r>
        <w:t>While providing the same functionalities of the previous models</w:t>
      </w:r>
      <w:r w:rsidR="00A4215E">
        <w:t xml:space="preserve">, </w:t>
      </w:r>
      <w:r>
        <w:t>being trained on unrelated data strongly hinders the reusability of the released mode; as such, for use in a precision farming context will most likely require the team to train a new model from scratch</w:t>
      </w:r>
      <w:r w:rsidR="00DE1DA6">
        <w:t>.</w:t>
      </w:r>
    </w:p>
    <w:p w14:paraId="6D5F1B6C" w14:textId="6C2D9105" w:rsidR="00133F08" w:rsidRPr="00E0647F" w:rsidRDefault="00D73C68">
      <w:pPr>
        <w:jc w:val="both"/>
        <w:pPrChange w:id="473" w:author="Damian Andrew Tamburri" w:date="2025-11-25T14:55:00Z" w16du:dateUtc="2025-11-25T13:55:00Z">
          <w:pPr/>
        </w:pPrChange>
      </w:pPr>
      <w:r>
        <w:br w:type="page"/>
      </w:r>
    </w:p>
    <w:p w14:paraId="28E834F1" w14:textId="4D9BF1AE" w:rsidR="00133F08" w:rsidRPr="00E0647F" w:rsidRDefault="00B64AFD">
      <w:pPr>
        <w:pStyle w:val="Heading3"/>
        <w:jc w:val="both"/>
        <w:pPrChange w:id="474" w:author="Damian Andrew Tamburri" w:date="2025-11-25T14:55:00Z" w16du:dateUtc="2025-11-25T13:55:00Z">
          <w:pPr>
            <w:pStyle w:val="Heading3"/>
          </w:pPr>
        </w:pPrChange>
      </w:pPr>
      <w:bookmarkStart w:id="475" w:name="_Toc214914310"/>
      <w:bookmarkStart w:id="476" w:name="granite-patchtsmixer"/>
      <w:bookmarkEnd w:id="449"/>
      <w:r>
        <w:lastRenderedPageBreak/>
        <w:t>4</w:t>
      </w:r>
      <w:r w:rsidR="003E0668" w:rsidRPr="00E0647F">
        <w:t>.1.4 Granite PatchTSMixer</w:t>
      </w:r>
      <w:bookmarkEnd w:id="475"/>
    </w:p>
    <w:p w14:paraId="6F43BDA4" w14:textId="0B3BAD8A" w:rsidR="00133F08" w:rsidRPr="00E0647F" w:rsidRDefault="003E0668">
      <w:pPr>
        <w:pStyle w:val="FirstParagraph"/>
        <w:jc w:val="both"/>
        <w:pPrChange w:id="477" w:author="Damian Andrew Tamburri" w:date="2025-11-25T14:55:00Z" w16du:dateUtc="2025-11-25T13:55:00Z">
          <w:pPr>
            <w:pStyle w:val="FirstParagraph"/>
          </w:pPr>
        </w:pPrChange>
      </w:pPr>
      <w:r w:rsidRPr="00E0647F">
        <w:t xml:space="preserve">PatchTSMixer is yet another model designed for multivariate time-series analysis. As the name suggests, this model </w:t>
      </w:r>
      <w:r w:rsidR="0060491A" w:rsidRPr="00E0647F">
        <w:t>still</w:t>
      </w:r>
      <w:r w:rsidRPr="00E0647F">
        <w:t xml:space="preserve"> makes use of the patching process </w:t>
      </w:r>
      <w:r w:rsidR="00A6109F">
        <w:t>of</w:t>
      </w:r>
      <w:r w:rsidRPr="00E0647F">
        <w:t xml:space="preserve"> PatchTST, while </w:t>
      </w:r>
      <w:r w:rsidR="006F477F">
        <w:t xml:space="preserve">differing from it sue to the </w:t>
      </w:r>
      <w:r w:rsidRPr="00E0647F">
        <w:t xml:space="preserve">swap of the Transformer backbone with </w:t>
      </w:r>
      <w:r w:rsidR="00881A2C">
        <w:t>TSMixer</w:t>
      </w:r>
      <w:r w:rsidR="004530D7">
        <w:t xml:space="preserve"> </w:t>
      </w:r>
      <w:r w:rsidRPr="00E0647F">
        <w:t xml:space="preserve">, allowing it to be much lighter than it’s Transformer-based counterpart: through empirical testing on 7 different datasets, IBM has found that, while TSMixer </w:t>
      </w:r>
      <w:r w:rsidR="0060491A" w:rsidRPr="00E0647F">
        <w:t>outperforms</w:t>
      </w:r>
      <w:r w:rsidRPr="00E0647F">
        <w:t xml:space="preserve"> PatchTST by just 1-2%, it shows a reduction in training time and memory usage by a factor of 2-3X.</w:t>
      </w:r>
    </w:p>
    <w:p w14:paraId="14CF3058" w14:textId="77777777" w:rsidR="00133F08" w:rsidRPr="00E0647F" w:rsidRDefault="003E0668">
      <w:pPr>
        <w:pStyle w:val="BodyText"/>
        <w:jc w:val="both"/>
        <w:pPrChange w:id="478" w:author="Damian Andrew Tamburri" w:date="2025-11-25T14:55:00Z" w16du:dateUtc="2025-11-25T13:55:00Z">
          <w:pPr>
            <w:pStyle w:val="BodyText"/>
          </w:pPr>
        </w:pPrChange>
      </w:pPr>
      <w:r w:rsidRPr="00E0647F">
        <w:t>Below is an overview of the architecture.</w:t>
      </w:r>
    </w:p>
    <w:p w14:paraId="6B7E6BDE" w14:textId="77777777" w:rsidR="00133F08" w:rsidRPr="00E0647F" w:rsidRDefault="003E0668" w:rsidP="00C66D75">
      <w:pPr>
        <w:pStyle w:val="CaptionedFigure"/>
        <w:jc w:val="center"/>
      </w:pPr>
      <w:r w:rsidRPr="00E0647F">
        <w:rPr>
          <w:noProof/>
        </w:rPr>
        <w:drawing>
          <wp:inline distT="0" distB="0" distL="0" distR="0" wp14:anchorId="7B2893A1" wp14:editId="5EB47BB3">
            <wp:extent cx="5334000" cy="5268000"/>
            <wp:effectExtent l="0" t="0" r="0" b="0"/>
            <wp:docPr id="26" name="Picture" descr="TSMixer architecture"/>
            <wp:cNvGraphicFramePr/>
            <a:graphic xmlns:a="http://schemas.openxmlformats.org/drawingml/2006/main">
              <a:graphicData uri="http://schemas.openxmlformats.org/drawingml/2006/picture">
                <pic:pic xmlns:pic="http://schemas.openxmlformats.org/drawingml/2006/picture">
                  <pic:nvPicPr>
                    <pic:cNvPr id="27" name="Picture" descr="./img/tstmixer_arch.png"/>
                    <pic:cNvPicPr>
                      <a:picLocks noChangeAspect="1" noChangeArrowheads="1"/>
                    </pic:cNvPicPr>
                  </pic:nvPicPr>
                  <pic:blipFill>
                    <a:blip r:embed="rId18"/>
                    <a:stretch>
                      <a:fillRect/>
                    </a:stretch>
                  </pic:blipFill>
                  <pic:spPr bwMode="auto">
                    <a:xfrm>
                      <a:off x="0" y="0"/>
                      <a:ext cx="5334000" cy="5268000"/>
                    </a:xfrm>
                    <a:prstGeom prst="rect">
                      <a:avLst/>
                    </a:prstGeom>
                    <a:noFill/>
                    <a:ln w="9525">
                      <a:noFill/>
                      <a:headEnd/>
                      <a:tailEnd/>
                    </a:ln>
                  </pic:spPr>
                </pic:pic>
              </a:graphicData>
            </a:graphic>
          </wp:inline>
        </w:drawing>
      </w:r>
    </w:p>
    <w:p w14:paraId="695813BC" w14:textId="0B689451" w:rsidR="00133F08" w:rsidRPr="00E0647F" w:rsidRDefault="003E0668">
      <w:pPr>
        <w:pStyle w:val="BodyText"/>
        <w:jc w:val="both"/>
        <w:pPrChange w:id="479" w:author="Damian Andrew Tamburri" w:date="2025-11-25T14:55:00Z" w16du:dateUtc="2025-11-25T13:55:00Z">
          <w:pPr>
            <w:pStyle w:val="BodyText"/>
          </w:pPr>
        </w:pPrChange>
      </w:pPr>
      <w:r w:rsidRPr="00E0647F">
        <w:t xml:space="preserve">Where </w:t>
      </w:r>
      <m:oMath>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L</m:t>
            </m:r>
          </m:sub>
        </m:sSub>
      </m:oMath>
      <w:r w:rsidRPr="00E0647F">
        <w:t xml:space="preserve"> is a multivariate time series of length </w:t>
      </w:r>
      <m:oMath>
        <m:r>
          <w:rPr>
            <w:rFonts w:ascii="Cambria Math" w:hAnsi="Cambria Math"/>
          </w:rPr>
          <m:t>L</m:t>
        </m:r>
      </m:oMath>
      <w:r w:rsidRPr="00E0647F">
        <w:t xml:space="preserve"> and </w:t>
      </w:r>
      <m:oMath>
        <m:r>
          <w:rPr>
            <w:rFonts w:ascii="Cambria Math" w:hAnsi="Cambria Math"/>
          </w:rPr>
          <m:t>c</m:t>
        </m:r>
      </m:oMath>
      <w:r w:rsidRPr="00E0647F">
        <w:t xml:space="preserve"> channels, </w:t>
      </w:r>
      <m:oMath>
        <m:r>
          <w:rPr>
            <w:rFonts w:ascii="Cambria Math" w:hAnsi="Cambria Math"/>
          </w:rPr>
          <m:t>sl</m:t>
        </m:r>
        <m:r>
          <m:rPr>
            <m:sty m:val="p"/>
          </m:rPr>
          <w:rPr>
            <w:rFonts w:ascii="Cambria Math" w:hAnsi="Cambria Math"/>
          </w:rPr>
          <m:t>≤</m:t>
        </m:r>
        <m:r>
          <w:rPr>
            <w:rFonts w:ascii="Cambria Math" w:hAnsi="Cambria Math"/>
          </w:rPr>
          <m:t>L</m:t>
        </m:r>
      </m:oMath>
      <w:r w:rsidRPr="00E0647F">
        <w:t xml:space="preserve"> the input sequence length, </w:t>
      </w:r>
      <m:oMath>
        <m:r>
          <w:rPr>
            <w:rFonts w:ascii="Cambria Math" w:hAnsi="Cambria Math"/>
          </w:rPr>
          <m:t>fl</m:t>
        </m:r>
      </m:oMath>
      <w:r w:rsidRPr="00E0647F">
        <w:t xml:space="preserve"> the forecast length, </w:t>
      </w:r>
      <m:oMath>
        <m:r>
          <w:rPr>
            <w:rFonts w:ascii="Cambria Math" w:hAnsi="Cambria Math"/>
          </w:rPr>
          <m:t>b</m:t>
        </m:r>
      </m:oMath>
      <w:r w:rsidRPr="00E0647F">
        <w:t xml:space="preserve"> the batch size, </w:t>
      </w:r>
      <m:oMath>
        <m:r>
          <w:rPr>
            <w:rFonts w:ascii="Cambria Math" w:hAnsi="Cambria Math"/>
          </w:rPr>
          <m:t>n</m:t>
        </m:r>
      </m:oMath>
      <w:r w:rsidRPr="00E0647F">
        <w:t xml:space="preserve"> and </w:t>
      </w:r>
      <m:oMath>
        <m:r>
          <w:rPr>
            <w:rFonts w:ascii="Cambria Math" w:hAnsi="Cambria Math"/>
          </w:rPr>
          <m:t>pl</m:t>
        </m:r>
      </m:oMath>
      <w:r w:rsidRPr="00E0647F">
        <w:t xml:space="preserve"> respectively the number of parches and a patch’s length, and </w:t>
      </w:r>
      <m:oMath>
        <m:r>
          <m:rPr>
            <m:sty m:val="p"/>
          </m:rPr>
          <w:rPr>
            <w:rFonts w:ascii="Cambria Math" w:hAnsi="Cambria Math"/>
          </w:rPr>
          <m:t>Μ</m:t>
        </m:r>
      </m:oMath>
      <w:r w:rsidRPr="00E0647F">
        <w:t xml:space="preserve"> the DNN model; the forecasting task is defined as predicting the future values:</w:t>
      </w:r>
      <w:r w:rsidRPr="00E0647F">
        <w:br/>
      </w:r>
    </w:p>
    <w:p w14:paraId="72FA0F00" w14:textId="559B4C96" w:rsidR="00133F08" w:rsidRPr="00E0647F" w:rsidRDefault="00000000">
      <w:pPr>
        <w:pStyle w:val="BodyText"/>
        <w:jc w:val="both"/>
        <w:pPrChange w:id="480" w:author="Damian Andrew Tamburri" w:date="2025-11-25T14:55:00Z" w16du:dateUtc="2025-11-25T13:55:00Z">
          <w:pPr>
            <w:pStyle w:val="BodyText"/>
          </w:pPr>
        </w:pPrChang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fl</m:t>
              </m:r>
              <m:r>
                <m:rPr>
                  <m:sty m:val="p"/>
                </m:rPr>
                <w:rPr>
                  <w:rFonts w:ascii="Cambria Math" w:hAnsi="Cambria Math"/>
                </w:rPr>
                <m:t>×</m:t>
              </m:r>
              <m:r>
                <w:rPr>
                  <w:rFonts w:ascii="Cambria Math" w:hAnsi="Cambria Math"/>
                </w:rPr>
                <m:t>c</m:t>
              </m:r>
            </m:sub>
          </m:sSub>
          <m:r>
            <m:rPr>
              <m:sty m:val="p"/>
            </m:rP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sl</m:t>
              </m:r>
              <m:r>
                <m:rPr>
                  <m:sty m:val="p"/>
                </m:rPr>
                <w:rPr>
                  <w:rFonts w:ascii="Cambria Math" w:hAnsi="Cambria Math"/>
                </w:rPr>
                <m:t>×</m:t>
              </m:r>
              <m:r>
                <w:rPr>
                  <w:rFonts w:ascii="Cambria Math" w:hAnsi="Cambria Math"/>
                </w:rPr>
                <m:t>c</m:t>
              </m:r>
            </m:sub>
          </m:sSub>
          <m:r>
            <m:rPr>
              <m:sty m:val="p"/>
            </m:rPr>
            <w:rPr>
              <w:rFonts w:ascii="Cambria Math" w:hAnsi="Cambria Math"/>
            </w:rPr>
            <m:t>)</m:t>
          </m:r>
        </m:oMath>
      </m:oMathPara>
    </w:p>
    <w:p w14:paraId="2A19ABC5" w14:textId="77777777" w:rsidR="00D73C68" w:rsidRDefault="003E0668">
      <w:pPr>
        <w:pStyle w:val="FirstParagraph"/>
        <w:jc w:val="both"/>
        <w:pPrChange w:id="481" w:author="Damian Andrew Tamburri" w:date="2025-11-25T14:55:00Z" w16du:dateUtc="2025-11-25T13:55:00Z">
          <w:pPr>
            <w:pStyle w:val="FirstParagraph"/>
          </w:pPr>
        </w:pPrChange>
      </w:pPr>
      <w:r w:rsidRPr="00E0647F">
        <w:t xml:space="preserve">The actual future values are named as </w:t>
      </w:r>
      <m:oMath>
        <m:sSub>
          <m:sSubPr>
            <m:ctrlPr>
              <w:rPr>
                <w:rFonts w:ascii="Cambria Math" w:hAnsi="Cambria Math"/>
              </w:rPr>
            </m:ctrlPr>
          </m:sSubPr>
          <m:e>
            <m:r>
              <w:rPr>
                <w:rFonts w:ascii="Cambria Math" w:hAnsi="Cambria Math"/>
              </w:rPr>
              <m:t>Y</m:t>
            </m:r>
          </m:e>
          <m:sub>
            <m:r>
              <w:rPr>
                <w:rFonts w:ascii="Cambria Math" w:hAnsi="Cambria Math"/>
              </w:rPr>
              <m:t>fl</m:t>
            </m:r>
            <m:r>
              <m:rPr>
                <m:sty m:val="p"/>
              </m:rPr>
              <w:rPr>
                <w:rFonts w:ascii="Cambria Math" w:hAnsi="Cambria Math"/>
              </w:rPr>
              <m:t>×</m:t>
            </m:r>
            <m:r>
              <w:rPr>
                <w:rFonts w:ascii="Cambria Math" w:hAnsi="Cambria Math"/>
              </w:rPr>
              <m:t>c</m:t>
            </m:r>
          </m:sub>
        </m:sSub>
      </m:oMath>
      <w:r w:rsidRPr="00E0647F">
        <w:t>.</w:t>
      </w:r>
    </w:p>
    <w:p w14:paraId="727ADACC" w14:textId="77777777" w:rsidR="008F405C" w:rsidRDefault="008F405C">
      <w:pPr>
        <w:jc w:val="both"/>
        <w:pPrChange w:id="482" w:author="Damian Andrew Tamburri" w:date="2025-11-25T14:55:00Z" w16du:dateUtc="2025-11-25T13:55:00Z">
          <w:pPr/>
        </w:pPrChange>
      </w:pPr>
    </w:p>
    <w:p w14:paraId="10D372C6" w14:textId="475A68FF" w:rsidR="00D73C68" w:rsidRDefault="003E0668">
      <w:pPr>
        <w:jc w:val="both"/>
        <w:pPrChange w:id="483" w:author="Damian Andrew Tamburri" w:date="2025-11-25T14:55:00Z" w16du:dateUtc="2025-11-25T13:55:00Z">
          <w:pPr/>
        </w:pPrChange>
      </w:pPr>
      <w:r w:rsidRPr="00E0647F">
        <w:lastRenderedPageBreak/>
        <w:br/>
        <w:t xml:space="preserve">Training can be performed in two ways: supervised (following “prediction” </w:t>
      </w:r>
      <w:r w:rsidR="0060491A" w:rsidRPr="00E0647F">
        <w:t>workflow</w:t>
      </w:r>
      <w:r w:rsidRPr="00E0647F">
        <w:t xml:space="preserve">) and self-supervised (“pretrain” workflow). </w:t>
      </w:r>
    </w:p>
    <w:p w14:paraId="5F14E76C" w14:textId="4C062F63" w:rsidR="00D73C68" w:rsidRDefault="003E0668">
      <w:pPr>
        <w:pStyle w:val="FirstParagraph"/>
        <w:numPr>
          <w:ilvl w:val="0"/>
          <w:numId w:val="4"/>
        </w:numPr>
        <w:jc w:val="both"/>
        <w:pPrChange w:id="484" w:author="Damian Andrew Tamburri" w:date="2025-11-25T14:55:00Z" w16du:dateUtc="2025-11-25T13:55:00Z">
          <w:pPr>
            <w:pStyle w:val="FirstParagraph"/>
            <w:numPr>
              <w:numId w:val="4"/>
            </w:numPr>
            <w:ind w:left="720" w:hanging="360"/>
          </w:pPr>
        </w:pPrChange>
      </w:pPr>
      <w:r w:rsidRPr="0060491A">
        <w:rPr>
          <w:b/>
          <w:bCs/>
        </w:rPr>
        <w:t>supervised training</w:t>
      </w:r>
      <w:r w:rsidRPr="00E0647F">
        <w:t xml:space="preserve">: the input sequence is </w:t>
      </w:r>
      <w:r w:rsidR="0060491A" w:rsidRPr="00E0647F">
        <w:t>normalized</w:t>
      </w:r>
      <w:r w:rsidRPr="00E0647F">
        <w:t xml:space="preserve">, patched and processed through a permutation process. Then, the result enters the TSMixer backbone, responsible for the training process. The backbone’s output embedding is then converted into the base forecast </w:t>
      </w:r>
      <m:oMath>
        <m:acc>
          <m:accPr>
            <m:ctrlPr>
              <w:rPr>
                <w:rFonts w:ascii="Cambria Math" w:hAnsi="Cambria Math"/>
              </w:rPr>
            </m:ctrlPr>
          </m:accPr>
          <m:e>
            <m:r>
              <w:rPr>
                <w:rFonts w:ascii="Cambria Math" w:hAnsi="Cambria Math"/>
              </w:rPr>
              <m:t>Y</m:t>
            </m:r>
          </m:e>
        </m:acc>
      </m:oMath>
      <w:r w:rsidRPr="00E0647F">
        <w:t xml:space="preserve"> by the prediction head; at this point, the model is trained to minimise the loss between </w:t>
      </w:r>
      <m:oMath>
        <m:acc>
          <m:accPr>
            <m:ctrlPr>
              <w:rPr>
                <w:rFonts w:ascii="Cambria Math" w:hAnsi="Cambria Math"/>
              </w:rPr>
            </m:ctrlPr>
          </m:accPr>
          <m:e>
            <m:r>
              <w:rPr>
                <w:rFonts w:ascii="Cambria Math" w:hAnsi="Cambria Math"/>
              </w:rPr>
              <m:t>Y</m:t>
            </m:r>
          </m:e>
        </m:acc>
      </m:oMath>
      <w:r w:rsidRPr="00E0647F">
        <w:t xml:space="preserve"> and </w:t>
      </w:r>
      <m:oMath>
        <m:r>
          <w:rPr>
            <w:rFonts w:ascii="Cambria Math" w:hAnsi="Cambria Math"/>
          </w:rPr>
          <m:t>Y</m:t>
        </m:r>
      </m:oMath>
      <w:r w:rsidRPr="00E0647F">
        <w:t xml:space="preserve">. The extra online forecast reconciliation heads, if activated, can tune the base forecasts and produce more accurate forecasts by leveraging cross-channel and patch-aggregation information. For more details on their functioning, refer to IBM’s original paper. </w:t>
      </w:r>
    </w:p>
    <w:p w14:paraId="7E1E6EEE" w14:textId="61B116CB" w:rsidR="00133F08" w:rsidRPr="00E0647F" w:rsidRDefault="003E0668">
      <w:pPr>
        <w:pStyle w:val="FirstParagraph"/>
        <w:numPr>
          <w:ilvl w:val="0"/>
          <w:numId w:val="4"/>
        </w:numPr>
        <w:jc w:val="both"/>
        <w:pPrChange w:id="485" w:author="Damian Andrew Tamburri" w:date="2025-11-25T14:55:00Z" w16du:dateUtc="2025-11-25T13:55:00Z">
          <w:pPr>
            <w:pStyle w:val="FirstParagraph"/>
            <w:numPr>
              <w:numId w:val="4"/>
            </w:numPr>
            <w:ind w:left="720" w:hanging="360"/>
          </w:pPr>
        </w:pPrChange>
      </w:pPr>
      <w:r w:rsidRPr="0060491A">
        <w:rPr>
          <w:b/>
          <w:bCs/>
        </w:rPr>
        <w:t>self-supervised training</w:t>
      </w:r>
      <w:r w:rsidRPr="00E0647F">
        <w:t xml:space="preserve">: while the </w:t>
      </w:r>
      <w:r w:rsidR="0060491A" w:rsidRPr="00E0647F">
        <w:t>normalization</w:t>
      </w:r>
      <w:r w:rsidRPr="00E0647F">
        <w:t xml:space="preserve"> and patching processes are nearly identical, a masking process randomly masks a fraction of the input patches. The model is then trained to recover these missing patches. Afterwards, the pretrained model is finetuned through the “prediction” workflow.</w:t>
      </w:r>
    </w:p>
    <w:p w14:paraId="70928B15" w14:textId="77777777" w:rsidR="00133F08" w:rsidRPr="00E0647F" w:rsidRDefault="003E0668">
      <w:pPr>
        <w:pStyle w:val="BodyText"/>
        <w:jc w:val="both"/>
        <w:pPrChange w:id="486" w:author="Damian Andrew Tamburri" w:date="2025-11-25T14:55:00Z" w16du:dateUtc="2025-11-25T13:55:00Z">
          <w:pPr>
            <w:pStyle w:val="BodyText"/>
          </w:pPr>
        </w:pPrChange>
      </w:pPr>
      <w:r w:rsidRPr="00E0647F">
        <w:t>The patching process is identical to PatchTST, although the self-supervised training, in contrast to supervised, needs patches to be strictly non-overlapping.</w:t>
      </w:r>
    </w:p>
    <w:p w14:paraId="40EE90C0" w14:textId="77777777" w:rsidR="00133F08" w:rsidRPr="00E0647F" w:rsidRDefault="003E0668">
      <w:pPr>
        <w:pStyle w:val="BodyText"/>
        <w:jc w:val="both"/>
        <w:pPrChange w:id="487" w:author="Damian Andrew Tamburri" w:date="2025-11-25T14:55:00Z" w16du:dateUtc="2025-11-25T13:55:00Z">
          <w:pPr>
            <w:pStyle w:val="BodyText"/>
          </w:pPr>
        </w:pPrChange>
      </w:pPr>
      <w:r w:rsidRPr="00E0647F">
        <w:t>The TSMixer backbone will take in the several patches and produce an output embedding, which will then be used by either the prediction or pretrain head to forecast the future values (or missing patches); it’s inner working will not be discussed in this work, please refer to IBM’s paper for more information.</w:t>
      </w:r>
    </w:p>
    <w:p w14:paraId="1B33F3CA" w14:textId="60827DA9" w:rsidR="00D73C68" w:rsidRDefault="00AA7CA9">
      <w:pPr>
        <w:pStyle w:val="BodyText"/>
        <w:jc w:val="both"/>
        <w:pPrChange w:id="488" w:author="Damian Andrew Tamburri" w:date="2025-11-25T14:55:00Z" w16du:dateUtc="2025-11-25T13:55:00Z">
          <w:pPr>
            <w:pStyle w:val="BodyText"/>
          </w:pPr>
        </w:pPrChange>
      </w:pPr>
      <w:r>
        <w:t>Like it’s Transformer counterpart, the released model was trained on an electrical dataset; as such, use in precision farming will require training a new model from scratch.</w:t>
      </w:r>
    </w:p>
    <w:p w14:paraId="532BB811" w14:textId="6E28ADFB" w:rsidR="00133F08" w:rsidRPr="00E0647F" w:rsidRDefault="00D73C68">
      <w:pPr>
        <w:jc w:val="both"/>
        <w:pPrChange w:id="489" w:author="Damian Andrew Tamburri" w:date="2025-11-25T14:55:00Z" w16du:dateUtc="2025-11-25T13:55:00Z">
          <w:pPr/>
        </w:pPrChange>
      </w:pPr>
      <w:r>
        <w:br w:type="page"/>
      </w:r>
    </w:p>
    <w:p w14:paraId="331C3E49" w14:textId="1F6A8EA3" w:rsidR="00133F08" w:rsidRPr="00E0647F" w:rsidRDefault="00B64AFD">
      <w:pPr>
        <w:pStyle w:val="Heading3"/>
        <w:jc w:val="both"/>
        <w:pPrChange w:id="490" w:author="Damian Andrew Tamburri" w:date="2025-11-25T14:55:00Z" w16du:dateUtc="2025-11-25T13:55:00Z">
          <w:pPr>
            <w:pStyle w:val="Heading3"/>
          </w:pPr>
        </w:pPrChange>
      </w:pPr>
      <w:bookmarkStart w:id="491" w:name="_Toc214914311"/>
      <w:bookmarkStart w:id="492" w:name="granite-flowstate"/>
      <w:bookmarkEnd w:id="476"/>
      <w:r>
        <w:lastRenderedPageBreak/>
        <w:t>4</w:t>
      </w:r>
      <w:r w:rsidR="003E0668" w:rsidRPr="00E0647F">
        <w:t>.1.5 Granite FlowState</w:t>
      </w:r>
      <w:bookmarkEnd w:id="491"/>
    </w:p>
    <w:p w14:paraId="5D8E4F4F" w14:textId="12048CDD" w:rsidR="00133F08" w:rsidRPr="00E0647F" w:rsidRDefault="003E0668">
      <w:pPr>
        <w:pStyle w:val="FirstParagraph"/>
        <w:jc w:val="both"/>
        <w:pPrChange w:id="493" w:author="Damian Andrew Tamburri" w:date="2025-11-25T14:55:00Z" w16du:dateUtc="2025-11-25T13:55:00Z">
          <w:pPr>
            <w:pStyle w:val="FirstParagraph"/>
          </w:pPr>
        </w:pPrChange>
      </w:pPr>
      <w:r w:rsidRPr="00E0647F">
        <w:t>FlowState [] is a Time Series foundation model designed to perform zero-shot forecasting independently of the data’s sampling rate. To achieve this, FlowState makes use of an encoder-decoder architecture, combining a state space model encoder with a functional basis decoder.</w:t>
      </w:r>
      <w:r w:rsidRPr="00E0647F">
        <w:br/>
        <w:t xml:space="preserve">A state space model (SSM) [lookForSource] is a kind of model trained to perform predictions on a system based on </w:t>
      </w:r>
      <w:r w:rsidR="001C2944" w:rsidRPr="00E0647F">
        <w:t>its</w:t>
      </w:r>
      <w:r w:rsidRPr="00E0647F">
        <w:t xml:space="preserve"> internal state evolution over time; in particular, FlowState </w:t>
      </w:r>
      <w:r w:rsidR="001C2944" w:rsidRPr="00E0647F">
        <w:t>utilizes</w:t>
      </w:r>
      <w:r w:rsidRPr="00E0647F">
        <w:t xml:space="preserve"> several state space layers, namely S5 layers [], which, thanks to their architecture, allow FlowState to perform sampling rate-independent forecasting.</w:t>
      </w:r>
    </w:p>
    <w:p w14:paraId="37856CE8" w14:textId="77777777" w:rsidR="00133F08" w:rsidRPr="00E0647F" w:rsidRDefault="003E0668">
      <w:pPr>
        <w:pStyle w:val="BodyText"/>
        <w:jc w:val="both"/>
        <w:pPrChange w:id="494" w:author="Damian Andrew Tamburri" w:date="2025-11-25T14:55:00Z" w16du:dateUtc="2025-11-25T13:55:00Z">
          <w:pPr>
            <w:pStyle w:val="BodyText"/>
          </w:pPr>
        </w:pPrChange>
      </w:pPr>
      <w:r w:rsidRPr="00E0647F">
        <w:t>Below is an overview of the model’s architecture.</w:t>
      </w:r>
    </w:p>
    <w:p w14:paraId="14AFC6A4" w14:textId="77777777" w:rsidR="00133F08" w:rsidRPr="00E0647F" w:rsidRDefault="003E0668" w:rsidP="00C66D75">
      <w:pPr>
        <w:pStyle w:val="CaptionedFigure"/>
        <w:jc w:val="center"/>
      </w:pPr>
      <w:r w:rsidRPr="00E0647F">
        <w:rPr>
          <w:noProof/>
        </w:rPr>
        <w:drawing>
          <wp:inline distT="0" distB="0" distL="0" distR="0" wp14:anchorId="4CFA77BD" wp14:editId="3FD07536">
            <wp:extent cx="5334000" cy="2213635"/>
            <wp:effectExtent l="0" t="0" r="0" b="0"/>
            <wp:docPr id="30" name="Picture" descr="flowState"/>
            <wp:cNvGraphicFramePr/>
            <a:graphic xmlns:a="http://schemas.openxmlformats.org/drawingml/2006/main">
              <a:graphicData uri="http://schemas.openxmlformats.org/drawingml/2006/picture">
                <pic:pic xmlns:pic="http://schemas.openxmlformats.org/drawingml/2006/picture">
                  <pic:nvPicPr>
                    <pic:cNvPr id="31" name="Picture" descr="./img/FlowState_arch.png"/>
                    <pic:cNvPicPr>
                      <a:picLocks noChangeAspect="1" noChangeArrowheads="1"/>
                    </pic:cNvPicPr>
                  </pic:nvPicPr>
                  <pic:blipFill>
                    <a:blip r:embed="rId19"/>
                    <a:stretch>
                      <a:fillRect/>
                    </a:stretch>
                  </pic:blipFill>
                  <pic:spPr bwMode="auto">
                    <a:xfrm>
                      <a:off x="0" y="0"/>
                      <a:ext cx="5334000" cy="2213635"/>
                    </a:xfrm>
                    <a:prstGeom prst="rect">
                      <a:avLst/>
                    </a:prstGeom>
                    <a:noFill/>
                    <a:ln w="9525">
                      <a:noFill/>
                      <a:headEnd/>
                      <a:tailEnd/>
                    </a:ln>
                  </pic:spPr>
                </pic:pic>
              </a:graphicData>
            </a:graphic>
          </wp:inline>
        </w:drawing>
      </w:r>
    </w:p>
    <w:p w14:paraId="408D26A4" w14:textId="77777777" w:rsidR="00133F08" w:rsidRPr="00E0647F" w:rsidRDefault="003E0668">
      <w:pPr>
        <w:pStyle w:val="BodyText"/>
        <w:jc w:val="both"/>
        <w:pPrChange w:id="495" w:author="Damian Andrew Tamburri" w:date="2025-11-25T14:55:00Z" w16du:dateUtc="2025-11-25T13:55:00Z">
          <w:pPr>
            <w:pStyle w:val="BodyText"/>
          </w:pPr>
        </w:pPrChange>
      </w:pPr>
      <w:r w:rsidRPr="00E0647F">
        <w:t>The model’s inner workings are quite complex, in the following section a high-level overview will be presented; for more information, consult IBM’s paper [].</w:t>
      </w:r>
    </w:p>
    <w:p w14:paraId="4AF3960E" w14:textId="77777777" w:rsidR="00655402" w:rsidRDefault="003E0668">
      <w:pPr>
        <w:pStyle w:val="BodyText"/>
        <w:jc w:val="both"/>
        <w:rPr>
          <w:ins w:id="496" w:author="Loris Pennucci" w:date="2025-11-25T21:20:00Z" w16du:dateUtc="2025-11-25T20:20:00Z"/>
        </w:rPr>
      </w:pPr>
      <w:r w:rsidRPr="00E0647F">
        <w:t>a</w:t>
      </w:r>
      <w:r w:rsidR="00D73C68">
        <w:t>)</w:t>
      </w:r>
      <w:r w:rsidRPr="00E0647F">
        <w:t xml:space="preserve"> is a complete overview of the model’s architecture: the input time series of length </w:t>
      </w:r>
      <w:r w:rsidRPr="00E0647F">
        <w:rPr>
          <w:i/>
          <w:iCs/>
        </w:rPr>
        <w:t>L</w:t>
      </w:r>
      <w:r w:rsidRPr="00E0647F">
        <w:t xml:space="preserve"> is </w:t>
      </w:r>
      <w:r w:rsidR="001C2944" w:rsidRPr="00E0647F">
        <w:t>normalized</w:t>
      </w:r>
      <w:r w:rsidRPr="00E0647F">
        <w:t xml:space="preserve"> and then fed to the embedding module; the embedding is then fed to the encoder without any patching, in contrast to previous models; the SSM encodes the data into a coefficient space, that is to say the input series is processed into coefficients of a continuous basis function, allowing the Functional Basis Decoder (FBD) to produce a continuous output function; lastly, the decoder’s output is inverse-</w:t>
      </w:r>
      <w:r w:rsidR="001C2944" w:rsidRPr="00E0647F">
        <w:t>normalized</w:t>
      </w:r>
      <w:r w:rsidRPr="00E0647F">
        <w:t xml:space="preserve">, using the inverse process of the input </w:t>
      </w:r>
      <w:r w:rsidR="001C2944" w:rsidRPr="00E0647F">
        <w:t>normalization</w:t>
      </w:r>
      <w:r w:rsidRPr="00E0647F">
        <w:t>; the result of this last process form the forecast of the model</w:t>
      </w:r>
      <w:ins w:id="497" w:author="Loris Pennucci" w:date="2025-11-25T21:20:00Z" w16du:dateUtc="2025-11-25T20:20:00Z">
        <w:r w:rsidR="00655402">
          <w:t>.</w:t>
        </w:r>
      </w:ins>
      <w:del w:id="498" w:author="Loris Pennucci" w:date="2025-11-25T21:20:00Z" w16du:dateUtc="2025-11-25T20:20:00Z">
        <w:r w:rsidRPr="00E0647F" w:rsidDel="00655402">
          <w:delText>.</w:delText>
        </w:r>
      </w:del>
      <w:ins w:id="499" w:author="Loris Pennucci" w:date="2025-11-25T21:20:00Z" w16du:dateUtc="2025-11-25T20:20:00Z">
        <w:r w:rsidR="00655402">
          <w:t xml:space="preserve"> </w:t>
        </w:r>
      </w:ins>
    </w:p>
    <w:p w14:paraId="673EB67A" w14:textId="1CB613FA" w:rsidR="00655402" w:rsidRDefault="003E0668">
      <w:pPr>
        <w:pStyle w:val="BodyText"/>
        <w:jc w:val="both"/>
        <w:rPr>
          <w:ins w:id="500" w:author="Loris Pennucci" w:date="2025-11-25T21:20:00Z" w16du:dateUtc="2025-11-25T20:20:00Z"/>
        </w:rPr>
      </w:pPr>
      <w:del w:id="501" w:author="Loris Pennucci" w:date="2025-11-25T21:20:00Z" w16du:dateUtc="2025-11-25T20:20:00Z">
        <w:r w:rsidRPr="00E0647F" w:rsidDel="00655402">
          <w:br/>
        </w:r>
      </w:del>
      <w:r w:rsidRPr="00E0647F">
        <w:t>b</w:t>
      </w:r>
      <w:r w:rsidR="00D73C68">
        <w:t>)</w:t>
      </w:r>
      <w:r w:rsidRPr="00E0647F">
        <w:t xml:space="preserve"> is a close-in of the SSM encoder: it is composed by a series of S5 layers, each consisting of an S5 block followed by an MLP; each S5 layer is connected by a skip connection to the later layers, and through the matrixes </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w:rPr>
                <w:rFonts w:ascii="Cambria Math" w:hAnsi="Cambria Math"/>
              </w:rPr>
              <m:t>l</m:t>
            </m:r>
          </m:sup>
        </m:sSup>
      </m:oMath>
      <w:r w:rsidRPr="00E0647F">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B</m:t>
                </m:r>
              </m:e>
            </m:acc>
          </m:e>
          <m:sup>
            <m:r>
              <w:rPr>
                <w:rFonts w:ascii="Cambria Math" w:hAnsi="Cambria Math"/>
              </w:rPr>
              <m:t>l</m:t>
            </m:r>
          </m:sup>
        </m:sSup>
      </m:oMath>
      <w:r w:rsidRPr="00E0647F">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w:rPr>
                <w:rFonts w:ascii="Cambria Math" w:hAnsi="Cambria Math"/>
              </w:rPr>
              <m:t>l</m:t>
            </m:r>
          </m:sup>
        </m:sSup>
      </m:oMath>
      <w:r w:rsidRPr="00E0647F">
        <w:t xml:space="preserve">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w:rPr>
                <w:rFonts w:ascii="Cambria Math" w:hAnsi="Cambria Math"/>
              </w:rPr>
              <m:t>l</m:t>
            </m:r>
          </m:sup>
        </m:sSup>
      </m:oMath>
      <w:r w:rsidRPr="00E0647F">
        <w:t xml:space="preserve"> (which represent, respectively, the state transition, input, output and skip connections); the final output of the SSM encoder is fed into the </w:t>
      </w:r>
      <w:del w:id="502" w:author="Loris Pennucci" w:date="2025-11-25T21:20:00Z" w16du:dateUtc="2025-11-25T20:20:00Z">
        <w:r w:rsidRPr="00E0647F" w:rsidDel="00DB26D7">
          <w:delText>Functinal</w:delText>
        </w:r>
      </w:del>
      <w:ins w:id="503" w:author="Loris Pennucci" w:date="2025-11-25T21:20:00Z" w16du:dateUtc="2025-11-25T20:20:00Z">
        <w:r w:rsidR="00DB26D7" w:rsidRPr="00E0647F">
          <w:t>Functional</w:t>
        </w:r>
      </w:ins>
      <w:r w:rsidRPr="00E0647F">
        <w:t xml:space="preserve"> Basis Decoder.</w:t>
      </w:r>
      <w:del w:id="504" w:author="Loris Pennucci" w:date="2025-11-25T21:20:00Z" w16du:dateUtc="2025-11-25T20:20:00Z">
        <w:r w:rsidRPr="00E0647F" w:rsidDel="00655402">
          <w:br/>
        </w:r>
      </w:del>
    </w:p>
    <w:p w14:paraId="0210417E" w14:textId="77613517" w:rsidR="00133F08" w:rsidRPr="00E0647F" w:rsidRDefault="003E0668">
      <w:pPr>
        <w:pStyle w:val="BodyText"/>
        <w:jc w:val="both"/>
        <w:pPrChange w:id="505" w:author="Damian Andrew Tamburri" w:date="2025-11-25T14:55:00Z" w16du:dateUtc="2025-11-25T13:55:00Z">
          <w:pPr>
            <w:pStyle w:val="BodyText"/>
          </w:pPr>
        </w:pPrChange>
      </w:pPr>
      <w:r w:rsidRPr="00E0647F">
        <w:t>c</w:t>
      </w:r>
      <w:r w:rsidR="00D73C68">
        <w:t>)</w:t>
      </w:r>
      <w:r w:rsidRPr="00E0647F">
        <w:t xml:space="preserve"> the FBD will interpret the SSM’s final output as coefficients of a functional basis, and will generate a continuous output function as forecast. The advantage of the </w:t>
      </w:r>
      <w:r w:rsidR="001C2944" w:rsidRPr="00E0647F">
        <w:t>output</w:t>
      </w:r>
      <w:r w:rsidRPr="00E0647F">
        <w:t xml:space="preserve"> being continuous lays in the fact that we will be able to sample it with any desired sample rate. Again, for more information on how the FBD works, consult the original paper [].</w:t>
      </w:r>
    </w:p>
    <w:p w14:paraId="44AD1F11" w14:textId="45B59D38" w:rsidR="00133F08" w:rsidRDefault="003E0668">
      <w:pPr>
        <w:pStyle w:val="BodyText"/>
        <w:jc w:val="both"/>
        <w:pPrChange w:id="506" w:author="Damian Andrew Tamburri" w:date="2025-11-25T14:55:00Z" w16du:dateUtc="2025-11-25T13:55:00Z">
          <w:pPr>
            <w:pStyle w:val="BodyText"/>
          </w:pPr>
        </w:pPrChange>
      </w:pPr>
      <w:r w:rsidRPr="00E0647F">
        <w:t xml:space="preserve">Note that, in the image above, the value </w:t>
      </w:r>
      <m:oMath>
        <m:sSub>
          <m:sSubPr>
            <m:ctrlPr>
              <w:rPr>
                <w:rFonts w:ascii="Cambria Math" w:hAnsi="Cambria Math"/>
              </w:rPr>
            </m:ctrlPr>
          </m:sSubPr>
          <m:e>
            <m:r>
              <w:rPr>
                <w:rFonts w:ascii="Cambria Math" w:hAnsi="Cambria Math"/>
              </w:rPr>
              <m:t>s</m:t>
            </m:r>
          </m:e>
          <m:sub>
            <m:r>
              <m:rPr>
                <m:sty m:val="p"/>
              </m:rPr>
              <w:rPr>
                <w:rFonts w:ascii="Cambria Math" w:hAnsi="Cambria Math"/>
              </w:rPr>
              <m:t>Δ</m:t>
            </m:r>
          </m:sub>
        </m:sSub>
      </m:oMath>
      <w:r w:rsidRPr="00E0647F">
        <w:t xml:space="preserve"> is a parameter called scale factor, which is used both in the encoder and decoder to adjust for unseen sampling rates. On FlowState’s model page, </w:t>
      </w:r>
      <w:del w:id="507" w:author="Loris Pennucci" w:date="2025-11-25T21:20:00Z" w16du:dateUtc="2025-11-25T20:20:00Z">
        <w:r w:rsidRPr="00E0647F" w:rsidDel="00F95630">
          <w:delText xml:space="preserve">these </w:delText>
        </w:r>
      </w:del>
      <w:ins w:id="508" w:author="Loris Pennucci" w:date="2025-11-25T21:20:00Z" w16du:dateUtc="2025-11-25T20:20:00Z">
        <w:r w:rsidR="00F95630" w:rsidRPr="00E0647F">
          <w:t>the</w:t>
        </w:r>
        <w:r w:rsidR="00F95630">
          <w:t xml:space="preserve"> </w:t>
        </w:r>
      </w:ins>
      <w:r w:rsidRPr="00E0647F">
        <w:t xml:space="preserve">values </w:t>
      </w:r>
      <w:del w:id="509" w:author="Loris Pennucci" w:date="2025-11-25T21:21:00Z" w16du:dateUtc="2025-11-25T20:21:00Z">
        <w:r w:rsidRPr="00E0647F" w:rsidDel="00F95630">
          <w:delText>are suggested for common sampling rates:</w:delText>
        </w:r>
      </w:del>
      <w:ins w:id="510" w:author="Loris Pennucci" w:date="2025-11-25T21:21:00Z" w16du:dateUtc="2025-11-25T20:21:00Z">
        <w:r w:rsidR="00F95630">
          <w:t>in Table 2 are suggested for different sampling rates.</w:t>
        </w:r>
      </w:ins>
    </w:p>
    <w:p w14:paraId="538882DA" w14:textId="3710B871" w:rsidR="00D73C68" w:rsidRDefault="00D73C68">
      <w:pPr>
        <w:pStyle w:val="BodyText"/>
        <w:jc w:val="both"/>
        <w:pPrChange w:id="511" w:author="Damian Andrew Tamburri" w:date="2025-11-25T14:55:00Z" w16du:dateUtc="2025-11-25T13:55:00Z">
          <w:pPr>
            <w:pStyle w:val="BodyText"/>
          </w:pPr>
        </w:pPrChange>
      </w:pPr>
    </w:p>
    <w:p w14:paraId="786EF843" w14:textId="77777777" w:rsidR="008F405C" w:rsidRDefault="008F405C">
      <w:pPr>
        <w:pStyle w:val="BodyText"/>
        <w:jc w:val="both"/>
        <w:pPrChange w:id="512" w:author="Damian Andrew Tamburri" w:date="2025-11-25T14:55:00Z" w16du:dateUtc="2025-11-25T13:55:00Z">
          <w:pPr>
            <w:pStyle w:val="BodyText"/>
          </w:pPr>
        </w:pPrChange>
      </w:pPr>
    </w:p>
    <w:p w14:paraId="17809953" w14:textId="77777777" w:rsidR="00D73C68" w:rsidRPr="00E0647F" w:rsidRDefault="00D73C68">
      <w:pPr>
        <w:pStyle w:val="BodyText"/>
        <w:jc w:val="both"/>
        <w:pPrChange w:id="513" w:author="Damian Andrew Tamburri" w:date="2025-11-25T14:55:00Z" w16du:dateUtc="2025-11-25T13:55:00Z">
          <w:pPr>
            <w:pStyle w:val="BodyText"/>
          </w:pPr>
        </w:pPrChange>
      </w:pPr>
    </w:p>
    <w:tbl>
      <w:tblPr>
        <w:tblStyle w:val="Table"/>
        <w:tblW w:w="0" w:type="auto"/>
        <w:jc w:val="center"/>
        <w:tblLook w:val="0020" w:firstRow="1" w:lastRow="0" w:firstColumn="0" w:lastColumn="0" w:noHBand="0" w:noVBand="0"/>
        <w:tblPrChange w:id="514" w:author="Damian Andrew Tamburri" w:date="2025-11-25T15:06:00Z" w16du:dateUtc="2025-11-25T14:06:00Z">
          <w:tblPr>
            <w:tblStyle w:val="Table"/>
            <w:tblW w:w="0" w:type="auto"/>
            <w:tblLook w:val="0020" w:firstRow="1" w:lastRow="0" w:firstColumn="0" w:lastColumn="0" w:noHBand="0" w:noVBand="0"/>
          </w:tblPr>
        </w:tblPrChange>
      </w:tblPr>
      <w:tblGrid>
        <w:gridCol w:w="1713"/>
        <w:gridCol w:w="4633"/>
        <w:tblGridChange w:id="515">
          <w:tblGrid>
            <w:gridCol w:w="1713"/>
            <w:gridCol w:w="4633"/>
          </w:tblGrid>
        </w:tblGridChange>
      </w:tblGrid>
      <w:tr w:rsidR="00133F08" w:rsidRPr="00E0647F" w14:paraId="1EB37B3E" w14:textId="77777777" w:rsidTr="00C66D75">
        <w:trPr>
          <w:cnfStyle w:val="100000000000" w:firstRow="1" w:lastRow="0" w:firstColumn="0" w:lastColumn="0" w:oddVBand="0" w:evenVBand="0" w:oddHBand="0" w:evenHBand="0" w:firstRowFirstColumn="0" w:firstRowLastColumn="0" w:lastRowFirstColumn="0" w:lastRowLastColumn="0"/>
          <w:tblHeader/>
          <w:jc w:val="center"/>
          <w:trPrChange w:id="516" w:author="Damian Andrew Tamburri" w:date="2025-11-25T15:06:00Z" w16du:dateUtc="2025-11-25T14:06:00Z">
            <w:trPr>
              <w:tblHeader/>
            </w:trPr>
          </w:trPrChange>
        </w:trPr>
        <w:tc>
          <w:tcPr>
            <w:tcW w:w="0" w:type="auto"/>
            <w:tcPrChange w:id="517" w:author="Damian Andrew Tamburri" w:date="2025-11-25T15:06:00Z" w16du:dateUtc="2025-11-25T14:06:00Z">
              <w:tcPr>
                <w:tcW w:w="0" w:type="auto"/>
              </w:tcPr>
            </w:tcPrChange>
          </w:tcPr>
          <w:p w14:paraId="408DB408"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518"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Sampling Rate</w:t>
            </w:r>
          </w:p>
        </w:tc>
        <w:tc>
          <w:tcPr>
            <w:tcW w:w="0" w:type="auto"/>
            <w:tcPrChange w:id="519" w:author="Damian Andrew Tamburri" w:date="2025-11-25T15:06:00Z" w16du:dateUtc="2025-11-25T14:06:00Z">
              <w:tcPr>
                <w:tcW w:w="0" w:type="auto"/>
              </w:tcPr>
            </w:tcPrChange>
          </w:tcPr>
          <w:p w14:paraId="1740741F"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520"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Recommended Scale Factor</w:t>
            </w:r>
          </w:p>
        </w:tc>
      </w:tr>
      <w:tr w:rsidR="00133F08" w:rsidRPr="00E0647F" w14:paraId="12F30F3D" w14:textId="77777777" w:rsidTr="00C66D75">
        <w:trPr>
          <w:jc w:val="center"/>
        </w:trPr>
        <w:tc>
          <w:tcPr>
            <w:tcW w:w="0" w:type="auto"/>
            <w:tcPrChange w:id="521" w:author="Damian Andrew Tamburri" w:date="2025-11-25T15:06:00Z" w16du:dateUtc="2025-11-25T14:06:00Z">
              <w:tcPr>
                <w:tcW w:w="0" w:type="auto"/>
              </w:tcPr>
            </w:tcPrChange>
          </w:tcPr>
          <w:p w14:paraId="668BB2EB" w14:textId="77777777" w:rsidR="00133F08" w:rsidRPr="00E0647F" w:rsidRDefault="003E0668">
            <w:pPr>
              <w:pStyle w:val="Compact"/>
              <w:jc w:val="both"/>
              <w:pPrChange w:id="522" w:author="Damian Andrew Tamburri" w:date="2025-11-25T14:55:00Z" w16du:dateUtc="2025-11-25T13:55:00Z">
                <w:pPr>
                  <w:pStyle w:val="Compact"/>
                </w:pPr>
              </w:pPrChange>
            </w:pPr>
            <w:r w:rsidRPr="00E0647F">
              <w:t>15min</w:t>
            </w:r>
          </w:p>
        </w:tc>
        <w:tc>
          <w:tcPr>
            <w:tcW w:w="0" w:type="auto"/>
            <w:tcPrChange w:id="523" w:author="Damian Andrew Tamburri" w:date="2025-11-25T15:06:00Z" w16du:dateUtc="2025-11-25T14:06:00Z">
              <w:tcPr>
                <w:tcW w:w="0" w:type="auto"/>
              </w:tcPr>
            </w:tcPrChange>
          </w:tcPr>
          <w:p w14:paraId="185BC075" w14:textId="77777777" w:rsidR="00133F08" w:rsidRPr="00E0647F" w:rsidRDefault="003E0668">
            <w:pPr>
              <w:pStyle w:val="Compact"/>
              <w:jc w:val="both"/>
              <w:pPrChange w:id="524" w:author="Damian Andrew Tamburri" w:date="2025-11-25T14:55:00Z" w16du:dateUtc="2025-11-25T13:55:00Z">
                <w:pPr>
                  <w:pStyle w:val="Compact"/>
                </w:pPr>
              </w:pPrChange>
            </w:pPr>
            <w:r w:rsidRPr="00E0647F">
              <w:t>0.25</w:t>
            </w:r>
          </w:p>
        </w:tc>
      </w:tr>
      <w:tr w:rsidR="00133F08" w:rsidRPr="00E0647F" w14:paraId="4D45C39D" w14:textId="77777777" w:rsidTr="00C66D75">
        <w:trPr>
          <w:jc w:val="center"/>
        </w:trPr>
        <w:tc>
          <w:tcPr>
            <w:tcW w:w="0" w:type="auto"/>
            <w:tcPrChange w:id="525" w:author="Damian Andrew Tamburri" w:date="2025-11-25T15:06:00Z" w16du:dateUtc="2025-11-25T14:06:00Z">
              <w:tcPr>
                <w:tcW w:w="0" w:type="auto"/>
              </w:tcPr>
            </w:tcPrChange>
          </w:tcPr>
          <w:p w14:paraId="119C5C9F" w14:textId="77777777" w:rsidR="00133F08" w:rsidRPr="00E0647F" w:rsidRDefault="003E0668">
            <w:pPr>
              <w:pStyle w:val="Compact"/>
              <w:jc w:val="both"/>
              <w:pPrChange w:id="526" w:author="Damian Andrew Tamburri" w:date="2025-11-25T14:55:00Z" w16du:dateUtc="2025-11-25T13:55:00Z">
                <w:pPr>
                  <w:pStyle w:val="Compact"/>
                </w:pPr>
              </w:pPrChange>
            </w:pPr>
            <w:r w:rsidRPr="00E0647F">
              <w:t>30min</w:t>
            </w:r>
          </w:p>
        </w:tc>
        <w:tc>
          <w:tcPr>
            <w:tcW w:w="0" w:type="auto"/>
            <w:tcPrChange w:id="527" w:author="Damian Andrew Tamburri" w:date="2025-11-25T15:06:00Z" w16du:dateUtc="2025-11-25T14:06:00Z">
              <w:tcPr>
                <w:tcW w:w="0" w:type="auto"/>
              </w:tcPr>
            </w:tcPrChange>
          </w:tcPr>
          <w:p w14:paraId="369A01D9" w14:textId="77777777" w:rsidR="00133F08" w:rsidRPr="00E0647F" w:rsidRDefault="003E0668">
            <w:pPr>
              <w:pStyle w:val="Compact"/>
              <w:jc w:val="both"/>
              <w:pPrChange w:id="528" w:author="Damian Andrew Tamburri" w:date="2025-11-25T14:55:00Z" w16du:dateUtc="2025-11-25T13:55:00Z">
                <w:pPr>
                  <w:pStyle w:val="Compact"/>
                </w:pPr>
              </w:pPrChange>
            </w:pPr>
            <w:r w:rsidRPr="00E0647F">
              <w:t>0.5</w:t>
            </w:r>
          </w:p>
        </w:tc>
      </w:tr>
      <w:tr w:rsidR="00133F08" w:rsidRPr="00E0647F" w14:paraId="6F857B73" w14:textId="77777777" w:rsidTr="00C66D75">
        <w:trPr>
          <w:jc w:val="center"/>
        </w:trPr>
        <w:tc>
          <w:tcPr>
            <w:tcW w:w="0" w:type="auto"/>
            <w:tcPrChange w:id="529" w:author="Damian Andrew Tamburri" w:date="2025-11-25T15:06:00Z" w16du:dateUtc="2025-11-25T14:06:00Z">
              <w:tcPr>
                <w:tcW w:w="0" w:type="auto"/>
              </w:tcPr>
            </w:tcPrChange>
          </w:tcPr>
          <w:p w14:paraId="086E3974" w14:textId="77777777" w:rsidR="00133F08" w:rsidRPr="00E0647F" w:rsidRDefault="003E0668">
            <w:pPr>
              <w:pStyle w:val="Compact"/>
              <w:jc w:val="both"/>
              <w:pPrChange w:id="530" w:author="Damian Andrew Tamburri" w:date="2025-11-25T14:55:00Z" w16du:dateUtc="2025-11-25T13:55:00Z">
                <w:pPr>
                  <w:pStyle w:val="Compact"/>
                </w:pPr>
              </w:pPrChange>
            </w:pPr>
            <w:r w:rsidRPr="00E0647F">
              <w:t>hourly</w:t>
            </w:r>
          </w:p>
        </w:tc>
        <w:tc>
          <w:tcPr>
            <w:tcW w:w="0" w:type="auto"/>
            <w:tcPrChange w:id="531" w:author="Damian Andrew Tamburri" w:date="2025-11-25T15:06:00Z" w16du:dateUtc="2025-11-25T14:06:00Z">
              <w:tcPr>
                <w:tcW w:w="0" w:type="auto"/>
              </w:tcPr>
            </w:tcPrChange>
          </w:tcPr>
          <w:p w14:paraId="079EBB56" w14:textId="77777777" w:rsidR="00133F08" w:rsidRPr="00E0647F" w:rsidRDefault="003E0668">
            <w:pPr>
              <w:pStyle w:val="Compact"/>
              <w:jc w:val="both"/>
              <w:pPrChange w:id="532" w:author="Damian Andrew Tamburri" w:date="2025-11-25T14:55:00Z" w16du:dateUtc="2025-11-25T13:55:00Z">
                <w:pPr>
                  <w:pStyle w:val="Compact"/>
                </w:pPr>
              </w:pPrChange>
            </w:pPr>
            <w:r w:rsidRPr="00E0647F">
              <w:t>1.0</w:t>
            </w:r>
          </w:p>
        </w:tc>
      </w:tr>
      <w:tr w:rsidR="00133F08" w:rsidRPr="00E0647F" w14:paraId="67148C5C" w14:textId="77777777" w:rsidTr="00C66D75">
        <w:trPr>
          <w:jc w:val="center"/>
        </w:trPr>
        <w:tc>
          <w:tcPr>
            <w:tcW w:w="0" w:type="auto"/>
            <w:tcPrChange w:id="533" w:author="Damian Andrew Tamburri" w:date="2025-11-25T15:06:00Z" w16du:dateUtc="2025-11-25T14:06:00Z">
              <w:tcPr>
                <w:tcW w:w="0" w:type="auto"/>
              </w:tcPr>
            </w:tcPrChange>
          </w:tcPr>
          <w:p w14:paraId="6EDDE73B" w14:textId="77777777" w:rsidR="00133F08" w:rsidRPr="00E0647F" w:rsidRDefault="003E0668">
            <w:pPr>
              <w:pStyle w:val="Compact"/>
              <w:jc w:val="both"/>
              <w:pPrChange w:id="534" w:author="Damian Andrew Tamburri" w:date="2025-11-25T14:55:00Z" w16du:dateUtc="2025-11-25T13:55:00Z">
                <w:pPr>
                  <w:pStyle w:val="Compact"/>
                </w:pPr>
              </w:pPrChange>
            </w:pPr>
            <w:r w:rsidRPr="00E0647F">
              <w:t>daily</w:t>
            </w:r>
          </w:p>
        </w:tc>
        <w:tc>
          <w:tcPr>
            <w:tcW w:w="0" w:type="auto"/>
            <w:tcPrChange w:id="535" w:author="Damian Andrew Tamburri" w:date="2025-11-25T15:06:00Z" w16du:dateUtc="2025-11-25T14:06:00Z">
              <w:tcPr>
                <w:tcW w:w="0" w:type="auto"/>
              </w:tcPr>
            </w:tcPrChange>
          </w:tcPr>
          <w:p w14:paraId="51FCB765" w14:textId="77777777" w:rsidR="00133F08" w:rsidRPr="00E0647F" w:rsidRDefault="003E0668">
            <w:pPr>
              <w:pStyle w:val="Compact"/>
              <w:jc w:val="both"/>
              <w:pPrChange w:id="536" w:author="Damian Andrew Tamburri" w:date="2025-11-25T14:55:00Z" w16du:dateUtc="2025-11-25T13:55:00Z">
                <w:pPr>
                  <w:pStyle w:val="Compact"/>
                </w:pPr>
              </w:pPrChange>
            </w:pPr>
            <w:r w:rsidRPr="00E0647F">
              <w:t>3.43 if data has a weekly cycle, else 0.0656</w:t>
            </w:r>
          </w:p>
        </w:tc>
      </w:tr>
      <w:tr w:rsidR="00133F08" w:rsidRPr="00E0647F" w14:paraId="50ECE9A0" w14:textId="77777777" w:rsidTr="00C66D75">
        <w:trPr>
          <w:jc w:val="center"/>
        </w:trPr>
        <w:tc>
          <w:tcPr>
            <w:tcW w:w="0" w:type="auto"/>
            <w:tcPrChange w:id="537" w:author="Damian Andrew Tamburri" w:date="2025-11-25T15:06:00Z" w16du:dateUtc="2025-11-25T14:06:00Z">
              <w:tcPr>
                <w:tcW w:w="0" w:type="auto"/>
              </w:tcPr>
            </w:tcPrChange>
          </w:tcPr>
          <w:p w14:paraId="1A598A21" w14:textId="77777777" w:rsidR="00133F08" w:rsidRPr="00E0647F" w:rsidRDefault="003E0668">
            <w:pPr>
              <w:pStyle w:val="Compact"/>
              <w:jc w:val="both"/>
              <w:pPrChange w:id="538" w:author="Damian Andrew Tamburri" w:date="2025-11-25T14:55:00Z" w16du:dateUtc="2025-11-25T13:55:00Z">
                <w:pPr>
                  <w:pStyle w:val="Compact"/>
                </w:pPr>
              </w:pPrChange>
            </w:pPr>
            <w:r w:rsidRPr="00E0647F">
              <w:t>weekly</w:t>
            </w:r>
          </w:p>
        </w:tc>
        <w:tc>
          <w:tcPr>
            <w:tcW w:w="0" w:type="auto"/>
            <w:tcPrChange w:id="539" w:author="Damian Andrew Tamburri" w:date="2025-11-25T15:06:00Z" w16du:dateUtc="2025-11-25T14:06:00Z">
              <w:tcPr>
                <w:tcW w:w="0" w:type="auto"/>
              </w:tcPr>
            </w:tcPrChange>
          </w:tcPr>
          <w:p w14:paraId="7814CC42" w14:textId="77777777" w:rsidR="00133F08" w:rsidRPr="00E0647F" w:rsidRDefault="003E0668">
            <w:pPr>
              <w:pStyle w:val="Compact"/>
              <w:jc w:val="both"/>
              <w:pPrChange w:id="540" w:author="Damian Andrew Tamburri" w:date="2025-11-25T14:55:00Z" w16du:dateUtc="2025-11-25T13:55:00Z">
                <w:pPr>
                  <w:pStyle w:val="Compact"/>
                </w:pPr>
              </w:pPrChange>
            </w:pPr>
            <w:r w:rsidRPr="00E0647F">
              <w:t>0.46</w:t>
            </w:r>
          </w:p>
        </w:tc>
      </w:tr>
      <w:tr w:rsidR="00133F08" w:rsidRPr="00E0647F" w14:paraId="5CAEB33F" w14:textId="77777777" w:rsidTr="00C66D75">
        <w:trPr>
          <w:jc w:val="center"/>
        </w:trPr>
        <w:tc>
          <w:tcPr>
            <w:tcW w:w="0" w:type="auto"/>
            <w:tcPrChange w:id="541" w:author="Damian Andrew Tamburri" w:date="2025-11-25T15:06:00Z" w16du:dateUtc="2025-11-25T14:06:00Z">
              <w:tcPr>
                <w:tcW w:w="0" w:type="auto"/>
              </w:tcPr>
            </w:tcPrChange>
          </w:tcPr>
          <w:p w14:paraId="2BCB7D76" w14:textId="77777777" w:rsidR="00133F08" w:rsidRPr="00E0647F" w:rsidRDefault="003E0668">
            <w:pPr>
              <w:pStyle w:val="Compact"/>
              <w:jc w:val="both"/>
              <w:pPrChange w:id="542" w:author="Damian Andrew Tamburri" w:date="2025-11-25T14:55:00Z" w16du:dateUtc="2025-11-25T13:55:00Z">
                <w:pPr>
                  <w:pStyle w:val="Compact"/>
                </w:pPr>
              </w:pPrChange>
            </w:pPr>
            <w:r w:rsidRPr="00E0647F">
              <w:t>monthly</w:t>
            </w:r>
          </w:p>
        </w:tc>
        <w:tc>
          <w:tcPr>
            <w:tcW w:w="0" w:type="auto"/>
            <w:tcPrChange w:id="543" w:author="Damian Andrew Tamburri" w:date="2025-11-25T15:06:00Z" w16du:dateUtc="2025-11-25T14:06:00Z">
              <w:tcPr>
                <w:tcW w:w="0" w:type="auto"/>
              </w:tcPr>
            </w:tcPrChange>
          </w:tcPr>
          <w:p w14:paraId="3898E5A5" w14:textId="77777777" w:rsidR="00133F08" w:rsidRPr="00E0647F" w:rsidRDefault="003E0668">
            <w:pPr>
              <w:pStyle w:val="Compact"/>
              <w:jc w:val="both"/>
              <w:pPrChange w:id="544" w:author="Damian Andrew Tamburri" w:date="2025-11-25T14:55:00Z" w16du:dateUtc="2025-11-25T13:55:00Z">
                <w:pPr>
                  <w:pStyle w:val="Compact"/>
                </w:pPr>
              </w:pPrChange>
            </w:pPr>
            <w:r w:rsidRPr="00E0647F">
              <w:t>2</w:t>
            </w:r>
          </w:p>
        </w:tc>
      </w:tr>
    </w:tbl>
    <w:p w14:paraId="3CEF6CEF" w14:textId="6984C016" w:rsidR="00D73C68" w:rsidRPr="00B21ED9" w:rsidRDefault="00B21ED9">
      <w:pPr>
        <w:pStyle w:val="BodyText"/>
        <w:jc w:val="both"/>
        <w:rPr>
          <w:i/>
          <w:iCs/>
          <w:rPrChange w:id="545" w:author="Loris Pennucci" w:date="2025-11-25T21:21:00Z" w16du:dateUtc="2025-11-25T20:21:00Z">
            <w:rPr/>
          </w:rPrChange>
        </w:rPr>
        <w:pPrChange w:id="546" w:author="Damian Andrew Tamburri" w:date="2025-11-25T14:55:00Z" w16du:dateUtc="2025-11-25T13:55:00Z">
          <w:pPr>
            <w:pStyle w:val="BodyText"/>
          </w:pPr>
        </w:pPrChange>
      </w:pPr>
      <w:ins w:id="547" w:author="Loris Pennucci" w:date="2025-11-25T21:21:00Z" w16du:dateUtc="2025-11-25T20:21:00Z">
        <w:r>
          <w:rPr>
            <w:i/>
            <w:iCs/>
          </w:rPr>
          <w:t xml:space="preserve">Table 2: recommended scale factor per sampling </w:t>
        </w:r>
      </w:ins>
      <w:ins w:id="548" w:author="Loris Pennucci" w:date="2025-11-25T21:22:00Z" w16du:dateUtc="2025-11-25T20:22:00Z">
        <w:r>
          <w:rPr>
            <w:i/>
            <w:iCs/>
          </w:rPr>
          <w:t>rate, as reported on the model card.</w:t>
        </w:r>
      </w:ins>
    </w:p>
    <w:p w14:paraId="351F5C97" w14:textId="61822F1A" w:rsidR="00133F08" w:rsidRDefault="003E0668">
      <w:pPr>
        <w:pStyle w:val="BodyText"/>
        <w:jc w:val="both"/>
        <w:pPrChange w:id="549" w:author="Damian Andrew Tamburri" w:date="2025-11-25T14:55:00Z" w16du:dateUtc="2025-11-25T13:55:00Z">
          <w:pPr>
            <w:pStyle w:val="BodyText"/>
          </w:pPr>
        </w:pPrChange>
      </w:pPr>
      <w:r w:rsidRPr="00E0647F">
        <w:t xml:space="preserve">IBM compared FlowState in zero-shot forecasting to several state-of-the-art models, such as NXAI’s TiRex, Amazon’s Chronos and Google’s TimesFM, using the Gift-Eval benchmark []: two variants of different sizes (2.6M and 9.1M params) were trained on the benchmark data, and, as of July 31, 2025, both variants outperformed other state-of-the-art models at a fraction of their size. Below is an extract of the testing done by IBM, </w:t>
      </w:r>
      <w:r w:rsidR="0017545A" w:rsidRPr="00E0647F">
        <w:t>utilizing</w:t>
      </w:r>
      <w:r w:rsidRPr="00E0647F">
        <w:t xml:space="preserve"> MASE (mean absolute scaled error) as a metric:</w:t>
      </w:r>
    </w:p>
    <w:p w14:paraId="621E6C91" w14:textId="77777777" w:rsidR="00D73C68" w:rsidRPr="00E0647F" w:rsidRDefault="00D73C68">
      <w:pPr>
        <w:pStyle w:val="BodyText"/>
        <w:jc w:val="both"/>
        <w:pPrChange w:id="550" w:author="Damian Andrew Tamburri" w:date="2025-11-25T14:55:00Z" w16du:dateUtc="2025-11-25T13:55:00Z">
          <w:pPr>
            <w:pStyle w:val="BodyText"/>
          </w:pPr>
        </w:pPrChange>
      </w:pPr>
    </w:p>
    <w:tbl>
      <w:tblPr>
        <w:tblStyle w:val="Table"/>
        <w:tblW w:w="0" w:type="auto"/>
        <w:jc w:val="center"/>
        <w:tblLook w:val="0020" w:firstRow="1" w:lastRow="0" w:firstColumn="0" w:lastColumn="0" w:noHBand="0" w:noVBand="0"/>
        <w:tblPrChange w:id="551" w:author="Damian Andrew Tamburri" w:date="2025-11-25T15:06:00Z" w16du:dateUtc="2025-11-25T14:06:00Z">
          <w:tblPr>
            <w:tblStyle w:val="Table"/>
            <w:tblW w:w="0" w:type="auto"/>
            <w:tblLook w:val="0020" w:firstRow="1" w:lastRow="0" w:firstColumn="0" w:lastColumn="0" w:noHBand="0" w:noVBand="0"/>
          </w:tblPr>
        </w:tblPrChange>
      </w:tblPr>
      <w:tblGrid>
        <w:gridCol w:w="1851"/>
        <w:gridCol w:w="1024"/>
        <w:gridCol w:w="817"/>
        <w:tblGridChange w:id="552">
          <w:tblGrid>
            <w:gridCol w:w="1851"/>
            <w:gridCol w:w="1024"/>
            <w:gridCol w:w="817"/>
          </w:tblGrid>
        </w:tblGridChange>
      </w:tblGrid>
      <w:tr w:rsidR="00133F08" w:rsidRPr="00E0647F" w14:paraId="5E21DA0D" w14:textId="77777777" w:rsidTr="00C66D75">
        <w:trPr>
          <w:cnfStyle w:val="100000000000" w:firstRow="1" w:lastRow="0" w:firstColumn="0" w:lastColumn="0" w:oddVBand="0" w:evenVBand="0" w:oddHBand="0" w:evenHBand="0" w:firstRowFirstColumn="0" w:firstRowLastColumn="0" w:lastRowFirstColumn="0" w:lastRowLastColumn="0"/>
          <w:tblHeader/>
          <w:jc w:val="center"/>
          <w:trPrChange w:id="553" w:author="Damian Andrew Tamburri" w:date="2025-11-25T15:06:00Z" w16du:dateUtc="2025-11-25T14:06:00Z">
            <w:trPr>
              <w:tblHeader/>
            </w:trPr>
          </w:trPrChange>
        </w:trPr>
        <w:tc>
          <w:tcPr>
            <w:tcW w:w="0" w:type="auto"/>
            <w:tcPrChange w:id="554" w:author="Damian Andrew Tamburri" w:date="2025-11-25T15:06:00Z" w16du:dateUtc="2025-11-25T14:06:00Z">
              <w:tcPr>
                <w:tcW w:w="0" w:type="auto"/>
              </w:tcPr>
            </w:tcPrChange>
          </w:tcPr>
          <w:p w14:paraId="0F2FEB7E"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555"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Model</w:t>
            </w:r>
          </w:p>
        </w:tc>
        <w:tc>
          <w:tcPr>
            <w:tcW w:w="0" w:type="auto"/>
            <w:tcPrChange w:id="556" w:author="Damian Andrew Tamburri" w:date="2025-11-25T15:06:00Z" w16du:dateUtc="2025-11-25T14:06:00Z">
              <w:tcPr>
                <w:tcW w:w="0" w:type="auto"/>
              </w:tcPr>
            </w:tcPrChange>
          </w:tcPr>
          <w:p w14:paraId="3C6A040F"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557"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#Param</w:t>
            </w:r>
          </w:p>
        </w:tc>
        <w:tc>
          <w:tcPr>
            <w:tcW w:w="0" w:type="auto"/>
            <w:tcPrChange w:id="558" w:author="Damian Andrew Tamburri" w:date="2025-11-25T15:06:00Z" w16du:dateUtc="2025-11-25T14:06:00Z">
              <w:tcPr>
                <w:tcW w:w="0" w:type="auto"/>
              </w:tcPr>
            </w:tcPrChange>
          </w:tcPr>
          <w:p w14:paraId="4A2A91A2"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559"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MASE</w:t>
            </w:r>
          </w:p>
        </w:tc>
      </w:tr>
      <w:tr w:rsidR="00133F08" w:rsidRPr="00E0647F" w14:paraId="7FFA4315" w14:textId="77777777" w:rsidTr="00C66D75">
        <w:trPr>
          <w:jc w:val="center"/>
        </w:trPr>
        <w:tc>
          <w:tcPr>
            <w:tcW w:w="0" w:type="auto"/>
            <w:tcPrChange w:id="560" w:author="Damian Andrew Tamburri" w:date="2025-11-25T15:06:00Z" w16du:dateUtc="2025-11-25T14:06:00Z">
              <w:tcPr>
                <w:tcW w:w="0" w:type="auto"/>
              </w:tcPr>
            </w:tcPrChange>
          </w:tcPr>
          <w:p w14:paraId="53B71BA2" w14:textId="77777777" w:rsidR="00133F08" w:rsidRPr="00E0647F" w:rsidRDefault="003E0668">
            <w:pPr>
              <w:pStyle w:val="Compact"/>
              <w:jc w:val="both"/>
              <w:pPrChange w:id="561" w:author="Damian Andrew Tamburri" w:date="2025-11-25T14:55:00Z" w16du:dateUtc="2025-11-25T13:55:00Z">
                <w:pPr>
                  <w:pStyle w:val="Compact"/>
                </w:pPr>
              </w:pPrChange>
            </w:pPr>
            <w:r w:rsidRPr="00E0647F">
              <w:t>FlowState-9.1M</w:t>
            </w:r>
          </w:p>
        </w:tc>
        <w:tc>
          <w:tcPr>
            <w:tcW w:w="0" w:type="auto"/>
            <w:tcPrChange w:id="562" w:author="Damian Andrew Tamburri" w:date="2025-11-25T15:06:00Z" w16du:dateUtc="2025-11-25T14:06:00Z">
              <w:tcPr>
                <w:tcW w:w="0" w:type="auto"/>
              </w:tcPr>
            </w:tcPrChange>
          </w:tcPr>
          <w:p w14:paraId="32ABF9CF" w14:textId="77777777" w:rsidR="00133F08" w:rsidRPr="00E0647F" w:rsidRDefault="003E0668">
            <w:pPr>
              <w:pStyle w:val="Compact"/>
              <w:jc w:val="both"/>
              <w:pPrChange w:id="563" w:author="Damian Andrew Tamburri" w:date="2025-11-25T14:55:00Z" w16du:dateUtc="2025-11-25T13:55:00Z">
                <w:pPr>
                  <w:pStyle w:val="Compact"/>
                </w:pPr>
              </w:pPrChange>
            </w:pPr>
            <w:r w:rsidRPr="00E0647F">
              <w:t>9.1M</w:t>
            </w:r>
          </w:p>
        </w:tc>
        <w:tc>
          <w:tcPr>
            <w:tcW w:w="0" w:type="auto"/>
            <w:tcPrChange w:id="564" w:author="Damian Andrew Tamburri" w:date="2025-11-25T15:06:00Z" w16du:dateUtc="2025-11-25T14:06:00Z">
              <w:tcPr>
                <w:tcW w:w="0" w:type="auto"/>
              </w:tcPr>
            </w:tcPrChange>
          </w:tcPr>
          <w:p w14:paraId="0A9B3984" w14:textId="77777777" w:rsidR="00133F08" w:rsidRPr="00E0647F" w:rsidRDefault="003E0668">
            <w:pPr>
              <w:pStyle w:val="Compact"/>
              <w:jc w:val="both"/>
              <w:pPrChange w:id="565" w:author="Damian Andrew Tamburri" w:date="2025-11-25T14:55:00Z" w16du:dateUtc="2025-11-25T13:55:00Z">
                <w:pPr>
                  <w:pStyle w:val="Compact"/>
                </w:pPr>
              </w:pPrChange>
            </w:pPr>
            <w:r w:rsidRPr="00E0647F">
              <w:t>0.728</w:t>
            </w:r>
          </w:p>
        </w:tc>
      </w:tr>
      <w:tr w:rsidR="00133F08" w:rsidRPr="00E0647F" w14:paraId="3A89FF46" w14:textId="77777777" w:rsidTr="00C66D75">
        <w:trPr>
          <w:jc w:val="center"/>
        </w:trPr>
        <w:tc>
          <w:tcPr>
            <w:tcW w:w="0" w:type="auto"/>
            <w:tcPrChange w:id="566" w:author="Damian Andrew Tamburri" w:date="2025-11-25T15:06:00Z" w16du:dateUtc="2025-11-25T14:06:00Z">
              <w:tcPr>
                <w:tcW w:w="0" w:type="auto"/>
              </w:tcPr>
            </w:tcPrChange>
          </w:tcPr>
          <w:p w14:paraId="3EEC7D6E" w14:textId="77777777" w:rsidR="00133F08" w:rsidRPr="00E0647F" w:rsidRDefault="003E0668">
            <w:pPr>
              <w:pStyle w:val="Compact"/>
              <w:jc w:val="both"/>
              <w:pPrChange w:id="567" w:author="Damian Andrew Tamburri" w:date="2025-11-25T14:55:00Z" w16du:dateUtc="2025-11-25T13:55:00Z">
                <w:pPr>
                  <w:pStyle w:val="Compact"/>
                </w:pPr>
              </w:pPrChange>
            </w:pPr>
            <w:r w:rsidRPr="00E0647F">
              <w:t>TiRex</w:t>
            </w:r>
          </w:p>
        </w:tc>
        <w:tc>
          <w:tcPr>
            <w:tcW w:w="0" w:type="auto"/>
            <w:tcPrChange w:id="568" w:author="Damian Andrew Tamburri" w:date="2025-11-25T15:06:00Z" w16du:dateUtc="2025-11-25T14:06:00Z">
              <w:tcPr>
                <w:tcW w:w="0" w:type="auto"/>
              </w:tcPr>
            </w:tcPrChange>
          </w:tcPr>
          <w:p w14:paraId="1194C818" w14:textId="77777777" w:rsidR="00133F08" w:rsidRPr="00E0647F" w:rsidRDefault="003E0668">
            <w:pPr>
              <w:pStyle w:val="Compact"/>
              <w:jc w:val="both"/>
              <w:pPrChange w:id="569" w:author="Damian Andrew Tamburri" w:date="2025-11-25T14:55:00Z" w16du:dateUtc="2025-11-25T13:55:00Z">
                <w:pPr>
                  <w:pStyle w:val="Compact"/>
                </w:pPr>
              </w:pPrChange>
            </w:pPr>
            <w:r w:rsidRPr="00E0647F">
              <w:t>35M</w:t>
            </w:r>
          </w:p>
        </w:tc>
        <w:tc>
          <w:tcPr>
            <w:tcW w:w="0" w:type="auto"/>
            <w:tcPrChange w:id="570" w:author="Damian Andrew Tamburri" w:date="2025-11-25T15:06:00Z" w16du:dateUtc="2025-11-25T14:06:00Z">
              <w:tcPr>
                <w:tcW w:w="0" w:type="auto"/>
              </w:tcPr>
            </w:tcPrChange>
          </w:tcPr>
          <w:p w14:paraId="13CD001C" w14:textId="77777777" w:rsidR="00133F08" w:rsidRPr="00E0647F" w:rsidRDefault="003E0668">
            <w:pPr>
              <w:pStyle w:val="Compact"/>
              <w:jc w:val="both"/>
              <w:pPrChange w:id="571" w:author="Damian Andrew Tamburri" w:date="2025-11-25T14:55:00Z" w16du:dateUtc="2025-11-25T13:55:00Z">
                <w:pPr>
                  <w:pStyle w:val="Compact"/>
                </w:pPr>
              </w:pPrChange>
            </w:pPr>
            <w:r w:rsidRPr="00E0647F">
              <w:t>0.733</w:t>
            </w:r>
          </w:p>
        </w:tc>
      </w:tr>
      <w:tr w:rsidR="00133F08" w:rsidRPr="00E0647F" w14:paraId="58EE4D6B" w14:textId="77777777" w:rsidTr="00C66D75">
        <w:trPr>
          <w:jc w:val="center"/>
        </w:trPr>
        <w:tc>
          <w:tcPr>
            <w:tcW w:w="0" w:type="auto"/>
            <w:tcPrChange w:id="572" w:author="Damian Andrew Tamburri" w:date="2025-11-25T15:06:00Z" w16du:dateUtc="2025-11-25T14:06:00Z">
              <w:tcPr>
                <w:tcW w:w="0" w:type="auto"/>
              </w:tcPr>
            </w:tcPrChange>
          </w:tcPr>
          <w:p w14:paraId="5B12F6BF" w14:textId="77777777" w:rsidR="00133F08" w:rsidRPr="00E0647F" w:rsidRDefault="003E0668">
            <w:pPr>
              <w:pStyle w:val="Compact"/>
              <w:jc w:val="both"/>
              <w:pPrChange w:id="573" w:author="Damian Andrew Tamburri" w:date="2025-11-25T14:55:00Z" w16du:dateUtc="2025-11-25T13:55:00Z">
                <w:pPr>
                  <w:pStyle w:val="Compact"/>
                </w:pPr>
              </w:pPrChange>
            </w:pPr>
            <w:r w:rsidRPr="00E0647F">
              <w:t>FlowState-2.6M</w:t>
            </w:r>
          </w:p>
        </w:tc>
        <w:tc>
          <w:tcPr>
            <w:tcW w:w="0" w:type="auto"/>
            <w:tcPrChange w:id="574" w:author="Damian Andrew Tamburri" w:date="2025-11-25T15:06:00Z" w16du:dateUtc="2025-11-25T14:06:00Z">
              <w:tcPr>
                <w:tcW w:w="0" w:type="auto"/>
              </w:tcPr>
            </w:tcPrChange>
          </w:tcPr>
          <w:p w14:paraId="0190E0D2" w14:textId="77777777" w:rsidR="00133F08" w:rsidRPr="00E0647F" w:rsidRDefault="003E0668">
            <w:pPr>
              <w:pStyle w:val="Compact"/>
              <w:jc w:val="both"/>
              <w:pPrChange w:id="575" w:author="Damian Andrew Tamburri" w:date="2025-11-25T14:55:00Z" w16du:dateUtc="2025-11-25T13:55:00Z">
                <w:pPr>
                  <w:pStyle w:val="Compact"/>
                </w:pPr>
              </w:pPrChange>
            </w:pPr>
            <w:r w:rsidRPr="00E0647F">
              <w:t>2.6M</w:t>
            </w:r>
          </w:p>
        </w:tc>
        <w:tc>
          <w:tcPr>
            <w:tcW w:w="0" w:type="auto"/>
            <w:tcPrChange w:id="576" w:author="Damian Andrew Tamburri" w:date="2025-11-25T15:06:00Z" w16du:dateUtc="2025-11-25T14:06:00Z">
              <w:tcPr>
                <w:tcW w:w="0" w:type="auto"/>
              </w:tcPr>
            </w:tcPrChange>
          </w:tcPr>
          <w:p w14:paraId="2E0D8D31" w14:textId="77777777" w:rsidR="00133F08" w:rsidRPr="00E0647F" w:rsidRDefault="003E0668">
            <w:pPr>
              <w:pStyle w:val="Compact"/>
              <w:jc w:val="both"/>
              <w:pPrChange w:id="577" w:author="Damian Andrew Tamburri" w:date="2025-11-25T14:55:00Z" w16du:dateUtc="2025-11-25T13:55:00Z">
                <w:pPr>
                  <w:pStyle w:val="Compact"/>
                </w:pPr>
              </w:pPrChange>
            </w:pPr>
            <w:r w:rsidRPr="00E0647F">
              <w:t>0.733</w:t>
            </w:r>
          </w:p>
        </w:tc>
      </w:tr>
      <w:tr w:rsidR="00133F08" w:rsidRPr="00E0647F" w14:paraId="187822F0" w14:textId="77777777" w:rsidTr="00C66D75">
        <w:trPr>
          <w:jc w:val="center"/>
        </w:trPr>
        <w:tc>
          <w:tcPr>
            <w:tcW w:w="0" w:type="auto"/>
            <w:tcPrChange w:id="578" w:author="Damian Andrew Tamburri" w:date="2025-11-25T15:06:00Z" w16du:dateUtc="2025-11-25T14:06:00Z">
              <w:tcPr>
                <w:tcW w:w="0" w:type="auto"/>
              </w:tcPr>
            </w:tcPrChange>
          </w:tcPr>
          <w:p w14:paraId="491CE530" w14:textId="77777777" w:rsidR="00133F08" w:rsidRPr="00E0647F" w:rsidRDefault="003E0668">
            <w:pPr>
              <w:pStyle w:val="Compact"/>
              <w:jc w:val="both"/>
              <w:pPrChange w:id="579" w:author="Damian Andrew Tamburri" w:date="2025-11-25T14:55:00Z" w16du:dateUtc="2025-11-25T13:55:00Z">
                <w:pPr>
                  <w:pStyle w:val="Compact"/>
                </w:pPr>
              </w:pPrChange>
            </w:pPr>
            <w:r w:rsidRPr="00E0647F">
              <w:t>TimesFM-2.0</w:t>
            </w:r>
          </w:p>
        </w:tc>
        <w:tc>
          <w:tcPr>
            <w:tcW w:w="0" w:type="auto"/>
            <w:tcPrChange w:id="580" w:author="Damian Andrew Tamburri" w:date="2025-11-25T15:06:00Z" w16du:dateUtc="2025-11-25T14:06:00Z">
              <w:tcPr>
                <w:tcW w:w="0" w:type="auto"/>
              </w:tcPr>
            </w:tcPrChange>
          </w:tcPr>
          <w:p w14:paraId="74914664" w14:textId="77777777" w:rsidR="00133F08" w:rsidRPr="00E0647F" w:rsidRDefault="003E0668">
            <w:pPr>
              <w:pStyle w:val="Compact"/>
              <w:jc w:val="both"/>
              <w:pPrChange w:id="581" w:author="Damian Andrew Tamburri" w:date="2025-11-25T14:55:00Z" w16du:dateUtc="2025-11-25T13:55:00Z">
                <w:pPr>
                  <w:pStyle w:val="Compact"/>
                </w:pPr>
              </w:pPrChange>
            </w:pPr>
            <w:r w:rsidRPr="00E0647F">
              <w:t>500M</w:t>
            </w:r>
          </w:p>
        </w:tc>
        <w:tc>
          <w:tcPr>
            <w:tcW w:w="0" w:type="auto"/>
            <w:tcPrChange w:id="582" w:author="Damian Andrew Tamburri" w:date="2025-11-25T15:06:00Z" w16du:dateUtc="2025-11-25T14:06:00Z">
              <w:tcPr>
                <w:tcW w:w="0" w:type="auto"/>
              </w:tcPr>
            </w:tcPrChange>
          </w:tcPr>
          <w:p w14:paraId="04465003" w14:textId="77777777" w:rsidR="00133F08" w:rsidRPr="00E0647F" w:rsidRDefault="003E0668">
            <w:pPr>
              <w:pStyle w:val="Compact"/>
              <w:jc w:val="both"/>
              <w:pPrChange w:id="583" w:author="Damian Andrew Tamburri" w:date="2025-11-25T14:55:00Z" w16du:dateUtc="2025-11-25T13:55:00Z">
                <w:pPr>
                  <w:pStyle w:val="Compact"/>
                </w:pPr>
              </w:pPrChange>
            </w:pPr>
            <w:r w:rsidRPr="00E0647F">
              <w:t>0.764</w:t>
            </w:r>
          </w:p>
        </w:tc>
      </w:tr>
      <w:tr w:rsidR="00133F08" w:rsidRPr="00E0647F" w14:paraId="6270C78C" w14:textId="77777777" w:rsidTr="00C66D75">
        <w:trPr>
          <w:jc w:val="center"/>
        </w:trPr>
        <w:tc>
          <w:tcPr>
            <w:tcW w:w="0" w:type="auto"/>
            <w:tcPrChange w:id="584" w:author="Damian Andrew Tamburri" w:date="2025-11-25T15:06:00Z" w16du:dateUtc="2025-11-25T14:06:00Z">
              <w:tcPr>
                <w:tcW w:w="0" w:type="auto"/>
              </w:tcPr>
            </w:tcPrChange>
          </w:tcPr>
          <w:p w14:paraId="53E10C3B" w14:textId="77777777" w:rsidR="00133F08" w:rsidRPr="00E0647F" w:rsidRDefault="003E0668">
            <w:pPr>
              <w:pStyle w:val="Compact"/>
              <w:jc w:val="both"/>
              <w:pPrChange w:id="585" w:author="Damian Andrew Tamburri" w:date="2025-11-25T14:55:00Z" w16du:dateUtc="2025-11-25T13:55:00Z">
                <w:pPr>
                  <w:pStyle w:val="Compact"/>
                </w:pPr>
              </w:pPrChange>
            </w:pPr>
            <w:r w:rsidRPr="00E0647F">
              <w:t>Chronos-bolt-b</w:t>
            </w:r>
          </w:p>
        </w:tc>
        <w:tc>
          <w:tcPr>
            <w:tcW w:w="0" w:type="auto"/>
            <w:tcPrChange w:id="586" w:author="Damian Andrew Tamburri" w:date="2025-11-25T15:06:00Z" w16du:dateUtc="2025-11-25T14:06:00Z">
              <w:tcPr>
                <w:tcW w:w="0" w:type="auto"/>
              </w:tcPr>
            </w:tcPrChange>
          </w:tcPr>
          <w:p w14:paraId="7B9F125D" w14:textId="77777777" w:rsidR="00133F08" w:rsidRPr="00E0647F" w:rsidRDefault="003E0668">
            <w:pPr>
              <w:pStyle w:val="Compact"/>
              <w:jc w:val="both"/>
              <w:pPrChange w:id="587" w:author="Damian Andrew Tamburri" w:date="2025-11-25T14:55:00Z" w16du:dateUtc="2025-11-25T13:55:00Z">
                <w:pPr>
                  <w:pStyle w:val="Compact"/>
                </w:pPr>
              </w:pPrChange>
            </w:pPr>
            <w:r w:rsidRPr="00E0647F">
              <w:t>205M</w:t>
            </w:r>
          </w:p>
        </w:tc>
        <w:tc>
          <w:tcPr>
            <w:tcW w:w="0" w:type="auto"/>
            <w:tcPrChange w:id="588" w:author="Damian Andrew Tamburri" w:date="2025-11-25T15:06:00Z" w16du:dateUtc="2025-11-25T14:06:00Z">
              <w:tcPr>
                <w:tcW w:w="0" w:type="auto"/>
              </w:tcPr>
            </w:tcPrChange>
          </w:tcPr>
          <w:p w14:paraId="20907F4F" w14:textId="77777777" w:rsidR="00133F08" w:rsidRPr="00E0647F" w:rsidRDefault="003E0668">
            <w:pPr>
              <w:pStyle w:val="Compact"/>
              <w:jc w:val="both"/>
              <w:pPrChange w:id="589" w:author="Damian Andrew Tamburri" w:date="2025-11-25T14:55:00Z" w16du:dateUtc="2025-11-25T13:55:00Z">
                <w:pPr>
                  <w:pStyle w:val="Compact"/>
                </w:pPr>
              </w:pPrChange>
            </w:pPr>
            <w:r w:rsidRPr="00E0647F">
              <w:t>0.832</w:t>
            </w:r>
          </w:p>
        </w:tc>
      </w:tr>
    </w:tbl>
    <w:p w14:paraId="31602EEA" w14:textId="77777777" w:rsidR="00D73C68" w:rsidRDefault="00D73C68">
      <w:pPr>
        <w:pStyle w:val="BodyText"/>
        <w:jc w:val="both"/>
        <w:pPrChange w:id="590" w:author="Damian Andrew Tamburri" w:date="2025-11-25T14:55:00Z" w16du:dateUtc="2025-11-25T13:55:00Z">
          <w:pPr>
            <w:pStyle w:val="BodyText"/>
          </w:pPr>
        </w:pPrChange>
      </w:pPr>
    </w:p>
    <w:p w14:paraId="2C4DAA3C" w14:textId="2F1501A4" w:rsidR="00133F08" w:rsidRPr="00E0647F" w:rsidRDefault="003E0668">
      <w:pPr>
        <w:pStyle w:val="BodyText"/>
        <w:jc w:val="both"/>
        <w:pPrChange w:id="591" w:author="Damian Andrew Tamburri" w:date="2025-11-25T14:55:00Z" w16du:dateUtc="2025-11-25T13:55:00Z">
          <w:pPr>
            <w:pStyle w:val="BodyText"/>
          </w:pPr>
        </w:pPrChange>
      </w:pPr>
      <w:r w:rsidRPr="00E0647F">
        <w:t>At the time of writing, the model published on Hugging Face has been trained on a subset of data from both Gift-Eval Pretrain [] and Chronus Pretraining Data Corpus; additionally, the current model does not support more than one input channel, rendering this model unable to perform forecasting on multivariate time series.</w:t>
      </w:r>
      <w:r w:rsidR="00D73C68">
        <w:br w:type="page"/>
      </w:r>
    </w:p>
    <w:p w14:paraId="2AB10CDB" w14:textId="450851C3" w:rsidR="00133F08" w:rsidRPr="00E0647F" w:rsidRDefault="00B64AFD">
      <w:pPr>
        <w:pStyle w:val="Heading3"/>
        <w:jc w:val="both"/>
        <w:pPrChange w:id="592" w:author="Damian Andrew Tamburri" w:date="2025-11-25T14:55:00Z" w16du:dateUtc="2025-11-25T13:55:00Z">
          <w:pPr>
            <w:pStyle w:val="Heading3"/>
          </w:pPr>
        </w:pPrChange>
      </w:pPr>
      <w:bookmarkStart w:id="593" w:name="_Toc214914312"/>
      <w:bookmarkStart w:id="594" w:name="granite-geospatial-biomass"/>
      <w:bookmarkEnd w:id="492"/>
      <w:r>
        <w:lastRenderedPageBreak/>
        <w:t>4</w:t>
      </w:r>
      <w:r w:rsidR="003E0668" w:rsidRPr="00E0647F">
        <w:t>.1.6 Granite Geospatial Biomass</w:t>
      </w:r>
      <w:bookmarkEnd w:id="593"/>
    </w:p>
    <w:p w14:paraId="6546ED52" w14:textId="672E41E2" w:rsidR="00133F08" w:rsidRPr="00E0647F" w:rsidRDefault="003E0668">
      <w:pPr>
        <w:pStyle w:val="FirstParagraph"/>
        <w:jc w:val="both"/>
        <w:pPrChange w:id="595" w:author="Damian Andrew Tamburri" w:date="2025-11-25T14:55:00Z" w16du:dateUtc="2025-11-25T13:55:00Z">
          <w:pPr>
            <w:pStyle w:val="FirstParagraph"/>
          </w:pPr>
        </w:pPrChange>
      </w:pPr>
      <w:r w:rsidRPr="00E0647F">
        <w:t xml:space="preserve">Granite Geospatial Biomass (GGB) [] has been developed for the purpose of predicting the total amount of aboveground biomass </w:t>
      </w:r>
      <w:r w:rsidR="0017545A" w:rsidRPr="00E0647F">
        <w:t>utilizing</w:t>
      </w:r>
      <w:r w:rsidRPr="00E0647F">
        <w:t xml:space="preserve"> satellite imagery. The model has been trained using Terratorch [], a toolkit intended for </w:t>
      </w:r>
      <w:r w:rsidR="001C2944" w:rsidRPr="00E0647F">
        <w:t>simplifying</w:t>
      </w:r>
      <w:r w:rsidRPr="00E0647F">
        <w:t xml:space="preserve"> fine-tuning, evaluation and deployment of Geospatial Foundation models; TerraTorch’s architecture will not be discussed in this work, please refer to their paper for more information.</w:t>
      </w:r>
    </w:p>
    <w:p w14:paraId="6D0B52BB" w14:textId="77777777" w:rsidR="00133F08" w:rsidRPr="00E0647F" w:rsidRDefault="003E0668">
      <w:pPr>
        <w:pStyle w:val="BodyText"/>
        <w:jc w:val="both"/>
        <w:pPrChange w:id="596" w:author="Damian Andrew Tamburri" w:date="2025-11-25T14:55:00Z" w16du:dateUtc="2025-11-25T13:55:00Z">
          <w:pPr>
            <w:pStyle w:val="BodyText"/>
          </w:pPr>
        </w:pPrChange>
      </w:pPr>
      <w:r w:rsidRPr="00E0647F">
        <w:t>GGB was fine-tuned from a model similar to Prithvi [https://arxiv.org/pdf/2310.18660], a model created to test the proposed training framework for Geospatial Foundation models, which will not be discussed in detail in this work; GGB switches the proposed Vision Transformer (ViT) for the Swin-B Transformer backbone [https://arxiv.org/abs/2103.14030] as an encoder, as it enables the model to process at higher effective resolutions while also improving computational efficiency thanks to the use of windowed self-attention. Swin-B will also not be discussed in this work, as such please consult the original paper for more information [https://arxiv.org/abs/2103.14030]; more information regarding the fine-tuning process performed by IBM can be found here [https://arxiv.org/abs/2406.19888].</w:t>
      </w:r>
    </w:p>
    <w:p w14:paraId="6671B802" w14:textId="77777777" w:rsidR="00133F08" w:rsidRPr="00E0647F" w:rsidRDefault="003E0668">
      <w:pPr>
        <w:pStyle w:val="BodyText"/>
        <w:jc w:val="both"/>
        <w:pPrChange w:id="597" w:author="Damian Andrew Tamburri" w:date="2025-11-25T14:55:00Z" w16du:dateUtc="2025-11-25T13:55:00Z">
          <w:pPr>
            <w:pStyle w:val="BodyText"/>
          </w:pPr>
        </w:pPrChange>
      </w:pPr>
      <w:r w:rsidRPr="00E0647F">
        <w:t>Pretraining was performed using SimMIM [https://arxiv.org/abs/2111.09886], a self-supervised learning strategy based on masking a part of the input data which will then be reconstructed by the model.</w:t>
      </w:r>
      <w:r w:rsidRPr="00E0647F">
        <w:br/>
        <w:t>Two datasets were used for the training process, Harmonized Landsat-Sentinel 2 (HLS) and Global Ecosystem Dynamics Investigation (GEDI), both provided by NASA. Both training and testing require a cloud-free snapshot of an area: starting from HLS data gathered during the leaf-on season for each hemisphere, pixels not contaminated with clouds were selected; the mean value of each cloud-free pixel is computed during the leaf-on season for each spectral band, which is then assembled into a composite image representative for that area; the corresponding GEDI data obtained during the same leaf-on season are interpolated to the HLS grid (CRS:4326) such that the measured biomass points are aligned with HLS data.</w:t>
      </w:r>
    </w:p>
    <w:p w14:paraId="33AD0A1B" w14:textId="0C24D6B8" w:rsidR="00D73C68" w:rsidRDefault="003E0668">
      <w:pPr>
        <w:pStyle w:val="BodyText"/>
        <w:jc w:val="both"/>
        <w:pPrChange w:id="598" w:author="Damian Andrew Tamburri" w:date="2025-11-25T14:55:00Z" w16du:dateUtc="2025-11-25T13:55:00Z">
          <w:pPr>
            <w:pStyle w:val="BodyText"/>
          </w:pPr>
        </w:pPrChange>
      </w:pPr>
      <w:r w:rsidRPr="00E0647F">
        <w:t xml:space="preserve">GGB can be very useful in relation to </w:t>
      </w:r>
      <w:r w:rsidR="00B77BAB">
        <w:t>precision farming and Farm-Tech</w:t>
      </w:r>
      <w:r w:rsidRPr="00E0647F">
        <w:t xml:space="preserve">, first and foremost in enabling continuous monitoring of fields and yield estimation; while originally trained on data retrieved from forests, IBM has provided a notebook on how to perform few-shot forecasting on an unseen biome: perhaps by performing few-shot fine-tuning on crop imagery the model could </w:t>
      </w:r>
      <w:r w:rsidR="0017545A" w:rsidRPr="00E0647F">
        <w:t>generalize</w:t>
      </w:r>
      <w:r w:rsidRPr="00E0647F">
        <w:t xml:space="preserve"> fairly well, although testing is needed.</w:t>
      </w:r>
    </w:p>
    <w:p w14:paraId="1B88BAFF" w14:textId="77777777" w:rsidR="00D73C68" w:rsidRDefault="00D73C68">
      <w:pPr>
        <w:jc w:val="both"/>
        <w:pPrChange w:id="599" w:author="Damian Andrew Tamburri" w:date="2025-11-25T14:55:00Z" w16du:dateUtc="2025-11-25T13:55:00Z">
          <w:pPr/>
        </w:pPrChange>
      </w:pPr>
      <w:r>
        <w:br w:type="page"/>
      </w:r>
    </w:p>
    <w:p w14:paraId="10697E6F" w14:textId="69D333BC" w:rsidR="00133F08" w:rsidRPr="00E0647F" w:rsidRDefault="00B64AFD">
      <w:pPr>
        <w:pStyle w:val="Heading2"/>
        <w:jc w:val="both"/>
        <w:pPrChange w:id="600" w:author="Damian Andrew Tamburri" w:date="2025-11-25T14:55:00Z" w16du:dateUtc="2025-11-25T13:55:00Z">
          <w:pPr>
            <w:pStyle w:val="Heading2"/>
          </w:pPr>
        </w:pPrChange>
      </w:pPr>
      <w:bookmarkStart w:id="601" w:name="_Toc214914313"/>
      <w:bookmarkStart w:id="602" w:name="Xc7e1da6ea115b2b9c02db57f68757c4dd5ef5dc"/>
      <w:bookmarkEnd w:id="396"/>
      <w:bookmarkEnd w:id="594"/>
      <w:r>
        <w:lastRenderedPageBreak/>
        <w:t>4</w:t>
      </w:r>
      <w:r w:rsidR="003E0668" w:rsidRPr="00E0647F">
        <w:t>.2 Disease Detection</w:t>
      </w:r>
      <w:bookmarkEnd w:id="601"/>
    </w:p>
    <w:p w14:paraId="18DABBA9" w14:textId="22F22B63" w:rsidR="00133F08" w:rsidRPr="00E0647F" w:rsidRDefault="003E0668">
      <w:pPr>
        <w:pStyle w:val="FirstParagraph"/>
        <w:jc w:val="both"/>
        <w:pPrChange w:id="603" w:author="Damian Andrew Tamburri" w:date="2025-11-25T14:55:00Z" w16du:dateUtc="2025-11-25T13:55:00Z">
          <w:pPr>
            <w:pStyle w:val="FirstParagraph"/>
          </w:pPr>
        </w:pPrChange>
      </w:pPr>
      <w:r w:rsidRPr="00E0647F">
        <w:t>This model [</w:t>
      </w:r>
      <w:r w:rsidR="004C79F5">
        <w:t>6</w:t>
      </w:r>
      <w:r w:rsidRPr="00E0647F">
        <w:t>] has been developed to detect diseases in crops based on a picture</w:t>
      </w:r>
      <w:r w:rsidR="00924E08">
        <w:t xml:space="preserve"> of its leaves</w:t>
      </w:r>
      <w:r w:rsidRPr="00E0647F">
        <w:t xml:space="preserve">. It is a Vision Transformer model, finetuned from </w:t>
      </w:r>
      <w:r w:rsidR="0017545A" w:rsidRPr="00E0647F">
        <w:t>Google’s</w:t>
      </w:r>
      <w:r w:rsidRPr="00E0647F">
        <w:t xml:space="preserve"> “vit-tiny-patch16-224” []; </w:t>
      </w:r>
      <w:r w:rsidR="00035FCE">
        <w:t>do note</w:t>
      </w:r>
      <w:r w:rsidRPr="00E0647F">
        <w:t xml:space="preserve"> that the HuggingFace repo</w:t>
      </w:r>
      <w:r w:rsidR="00BC3559">
        <w:t>sitory</w:t>
      </w:r>
      <w:r w:rsidRPr="00E0647F">
        <w:t xml:space="preserve"> is a </w:t>
      </w:r>
      <w:r w:rsidR="0017545A" w:rsidRPr="00E0647F">
        <w:t>reupload</w:t>
      </w:r>
      <w:r w:rsidR="00B64AFD">
        <w:t xml:space="preserve"> of the model </w:t>
      </w:r>
      <w:r w:rsidRPr="00E0647F">
        <w:t xml:space="preserve">from the </w:t>
      </w:r>
      <w:r w:rsidR="00B64AFD">
        <w:t>T</w:t>
      </w:r>
      <w:r w:rsidRPr="00E0647F">
        <w:t xml:space="preserve">imm repository [], which contains a large </w:t>
      </w:r>
      <w:r w:rsidR="0017545A" w:rsidRPr="00E0647F">
        <w:t>number</w:t>
      </w:r>
      <w:r w:rsidRPr="00E0647F">
        <w:t xml:space="preserve"> of models and utilities for image processing</w:t>
      </w:r>
      <w:r w:rsidR="00B64AFD">
        <w:t>; this is because Google did not release the original model on HuggingFace.</w:t>
      </w:r>
    </w:p>
    <w:p w14:paraId="1A5E08E8" w14:textId="1600B6F5" w:rsidR="00133F08" w:rsidRPr="00E0647F" w:rsidRDefault="003E0668">
      <w:pPr>
        <w:pStyle w:val="BodyText"/>
        <w:jc w:val="both"/>
        <w:pPrChange w:id="604" w:author="Damian Andrew Tamburri" w:date="2025-11-25T14:55:00Z" w16du:dateUtc="2025-11-25T13:55:00Z">
          <w:pPr>
            <w:pStyle w:val="BodyText"/>
          </w:pPr>
        </w:pPrChange>
      </w:pPr>
      <w:r w:rsidRPr="00E0647F">
        <w:t>While the exact dataset has not been shared, the model’s page describes it as a “diverse dataset of plant images, including different disease categories affecting crops such as corn, potato, rice, and wheat […] includes images captured under various lighting conditions, from both controlled and uncontrolled environments and angles”; the</w:t>
      </w:r>
      <w:r w:rsidR="0017545A">
        <w:t xml:space="preserve"> exact</w:t>
      </w:r>
      <w:r w:rsidRPr="00E0647F">
        <w:t xml:space="preserve"> </w:t>
      </w:r>
      <w:r w:rsidR="0017545A" w:rsidRPr="00E0647F">
        <w:t>number</w:t>
      </w:r>
      <w:r w:rsidRPr="00E0647F">
        <w:t xml:space="preserve"> of pictures is not shared, but a table of all the classes present in the dataset is:</w:t>
      </w:r>
    </w:p>
    <w:tbl>
      <w:tblPr>
        <w:tblStyle w:val="Table"/>
        <w:tblW w:w="0" w:type="auto"/>
        <w:jc w:val="center"/>
        <w:tblLook w:val="0020" w:firstRow="1" w:lastRow="0" w:firstColumn="0" w:lastColumn="0" w:noHBand="0" w:noVBand="0"/>
        <w:tblPrChange w:id="605" w:author="Damian Andrew Tamburri" w:date="2025-11-25T15:06:00Z" w16du:dateUtc="2025-11-25T14:06:00Z">
          <w:tblPr>
            <w:tblStyle w:val="Table"/>
            <w:tblW w:w="0" w:type="auto"/>
            <w:tblLook w:val="0020" w:firstRow="1" w:lastRow="0" w:firstColumn="0" w:lastColumn="0" w:noHBand="0" w:noVBand="0"/>
          </w:tblPr>
        </w:tblPrChange>
      </w:tblPr>
      <w:tblGrid>
        <w:gridCol w:w="903"/>
        <w:gridCol w:w="1727"/>
        <w:tblGridChange w:id="606">
          <w:tblGrid>
            <w:gridCol w:w="903"/>
            <w:gridCol w:w="1727"/>
          </w:tblGrid>
        </w:tblGridChange>
      </w:tblGrid>
      <w:tr w:rsidR="00133F08" w:rsidRPr="00E0647F" w14:paraId="229DD476" w14:textId="77777777" w:rsidTr="00C66D75">
        <w:trPr>
          <w:cnfStyle w:val="100000000000" w:firstRow="1" w:lastRow="0" w:firstColumn="0" w:lastColumn="0" w:oddVBand="0" w:evenVBand="0" w:oddHBand="0" w:evenHBand="0" w:firstRowFirstColumn="0" w:firstRowLastColumn="0" w:lastRowFirstColumn="0" w:lastRowLastColumn="0"/>
          <w:tblHeader/>
          <w:jc w:val="center"/>
          <w:trPrChange w:id="607" w:author="Damian Andrew Tamburri" w:date="2025-11-25T15:06:00Z" w16du:dateUtc="2025-11-25T14:06:00Z">
            <w:trPr>
              <w:tblHeader/>
            </w:trPr>
          </w:trPrChange>
        </w:trPr>
        <w:tc>
          <w:tcPr>
            <w:tcW w:w="0" w:type="auto"/>
            <w:tcPrChange w:id="608" w:author="Damian Andrew Tamburri" w:date="2025-11-25T15:06:00Z" w16du:dateUtc="2025-11-25T14:06:00Z">
              <w:tcPr>
                <w:tcW w:w="0" w:type="auto"/>
              </w:tcPr>
            </w:tcPrChange>
          </w:tcPr>
          <w:p w14:paraId="24885CD6"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609"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Crop</w:t>
            </w:r>
          </w:p>
        </w:tc>
        <w:tc>
          <w:tcPr>
            <w:tcW w:w="0" w:type="auto"/>
            <w:tcPrChange w:id="610" w:author="Damian Andrew Tamburri" w:date="2025-11-25T15:06:00Z" w16du:dateUtc="2025-11-25T14:06:00Z">
              <w:tcPr>
                <w:tcW w:w="0" w:type="auto"/>
              </w:tcPr>
            </w:tcPrChange>
          </w:tcPr>
          <w:p w14:paraId="1E5E4C32" w14:textId="77777777" w:rsidR="00133F08" w:rsidRPr="00E0647F" w:rsidRDefault="003E0668">
            <w:pPr>
              <w:pStyle w:val="Compact"/>
              <w:jc w:val="both"/>
              <w:cnfStyle w:val="100000000000" w:firstRow="1" w:lastRow="0" w:firstColumn="0" w:lastColumn="0" w:oddVBand="0" w:evenVBand="0" w:oddHBand="0" w:evenHBand="0" w:firstRowFirstColumn="0" w:firstRowLastColumn="0" w:lastRowFirstColumn="0" w:lastRowLastColumn="0"/>
              <w:pPrChange w:id="611" w:author="Damian Andrew Tamburri" w:date="2025-11-25T14:55:00Z" w16du:dateUtc="2025-11-25T13:55:00Z">
                <w:pPr>
                  <w:pStyle w:val="Compact"/>
                  <w:cnfStyle w:val="100000000000" w:firstRow="1" w:lastRow="0" w:firstColumn="0" w:lastColumn="0" w:oddVBand="0" w:evenVBand="0" w:oddHBand="0" w:evenHBand="0" w:firstRowFirstColumn="0" w:firstRowLastColumn="0" w:lastRowFirstColumn="0" w:lastRowLastColumn="0"/>
                </w:pPr>
              </w:pPrChange>
            </w:pPr>
            <w:r w:rsidRPr="00E0647F">
              <w:t>Class</w:t>
            </w:r>
          </w:p>
        </w:tc>
      </w:tr>
      <w:tr w:rsidR="00133F08" w:rsidRPr="00E0647F" w14:paraId="2636E242" w14:textId="77777777" w:rsidTr="00C66D75">
        <w:trPr>
          <w:jc w:val="center"/>
        </w:trPr>
        <w:tc>
          <w:tcPr>
            <w:tcW w:w="0" w:type="auto"/>
            <w:tcPrChange w:id="612" w:author="Damian Andrew Tamburri" w:date="2025-11-25T15:06:00Z" w16du:dateUtc="2025-11-25T14:06:00Z">
              <w:tcPr>
                <w:tcW w:w="0" w:type="auto"/>
              </w:tcPr>
            </w:tcPrChange>
          </w:tcPr>
          <w:p w14:paraId="1BEC727C" w14:textId="77777777" w:rsidR="00133F08" w:rsidRPr="00E0647F" w:rsidRDefault="003E0668">
            <w:pPr>
              <w:pStyle w:val="Compact"/>
              <w:jc w:val="both"/>
              <w:pPrChange w:id="613" w:author="Damian Andrew Tamburri" w:date="2025-11-25T14:55:00Z" w16du:dateUtc="2025-11-25T13:55:00Z">
                <w:pPr>
                  <w:pStyle w:val="Compact"/>
                </w:pPr>
              </w:pPrChange>
            </w:pPr>
            <w:r w:rsidRPr="00E0647F">
              <w:t>Corn</w:t>
            </w:r>
          </w:p>
        </w:tc>
        <w:tc>
          <w:tcPr>
            <w:tcW w:w="0" w:type="auto"/>
            <w:tcPrChange w:id="614" w:author="Damian Andrew Tamburri" w:date="2025-11-25T15:06:00Z" w16du:dateUtc="2025-11-25T14:06:00Z">
              <w:tcPr>
                <w:tcW w:w="0" w:type="auto"/>
              </w:tcPr>
            </w:tcPrChange>
          </w:tcPr>
          <w:p w14:paraId="58F0BAB0" w14:textId="77777777" w:rsidR="00133F08" w:rsidRPr="00E0647F" w:rsidRDefault="003E0668">
            <w:pPr>
              <w:pStyle w:val="Compact"/>
              <w:jc w:val="both"/>
              <w:pPrChange w:id="615" w:author="Damian Andrew Tamburri" w:date="2025-11-25T14:55:00Z" w16du:dateUtc="2025-11-25T13:55:00Z">
                <w:pPr>
                  <w:pStyle w:val="Compact"/>
                </w:pPr>
              </w:pPrChange>
            </w:pPr>
            <w:r w:rsidRPr="00E0647F">
              <w:t>Common Rust</w:t>
            </w:r>
          </w:p>
        </w:tc>
      </w:tr>
      <w:tr w:rsidR="00133F08" w:rsidRPr="00E0647F" w14:paraId="0AE5AB52" w14:textId="77777777" w:rsidTr="00C66D75">
        <w:trPr>
          <w:jc w:val="center"/>
        </w:trPr>
        <w:tc>
          <w:tcPr>
            <w:tcW w:w="0" w:type="auto"/>
            <w:tcPrChange w:id="616" w:author="Damian Andrew Tamburri" w:date="2025-11-25T15:06:00Z" w16du:dateUtc="2025-11-25T14:06:00Z">
              <w:tcPr>
                <w:tcW w:w="0" w:type="auto"/>
              </w:tcPr>
            </w:tcPrChange>
          </w:tcPr>
          <w:p w14:paraId="2292BC2B" w14:textId="77777777" w:rsidR="00133F08" w:rsidRPr="00E0647F" w:rsidRDefault="00133F08">
            <w:pPr>
              <w:pStyle w:val="Compact"/>
              <w:jc w:val="both"/>
              <w:pPrChange w:id="617" w:author="Damian Andrew Tamburri" w:date="2025-11-25T14:55:00Z" w16du:dateUtc="2025-11-25T13:55:00Z">
                <w:pPr>
                  <w:pStyle w:val="Compact"/>
                </w:pPr>
              </w:pPrChange>
            </w:pPr>
          </w:p>
        </w:tc>
        <w:tc>
          <w:tcPr>
            <w:tcW w:w="0" w:type="auto"/>
            <w:tcPrChange w:id="618" w:author="Damian Andrew Tamburri" w:date="2025-11-25T15:06:00Z" w16du:dateUtc="2025-11-25T14:06:00Z">
              <w:tcPr>
                <w:tcW w:w="0" w:type="auto"/>
              </w:tcPr>
            </w:tcPrChange>
          </w:tcPr>
          <w:p w14:paraId="72498E51" w14:textId="77777777" w:rsidR="00133F08" w:rsidRPr="00E0647F" w:rsidRDefault="003E0668">
            <w:pPr>
              <w:pStyle w:val="Compact"/>
              <w:jc w:val="both"/>
              <w:pPrChange w:id="619" w:author="Damian Andrew Tamburri" w:date="2025-11-25T14:55:00Z" w16du:dateUtc="2025-11-25T13:55:00Z">
                <w:pPr>
                  <w:pStyle w:val="Compact"/>
                </w:pPr>
              </w:pPrChange>
            </w:pPr>
            <w:r w:rsidRPr="00E0647F">
              <w:t>Gray Leaf Spot</w:t>
            </w:r>
          </w:p>
        </w:tc>
      </w:tr>
      <w:tr w:rsidR="00133F08" w:rsidRPr="00E0647F" w14:paraId="1B72CD05" w14:textId="77777777" w:rsidTr="00C66D75">
        <w:trPr>
          <w:jc w:val="center"/>
        </w:trPr>
        <w:tc>
          <w:tcPr>
            <w:tcW w:w="0" w:type="auto"/>
            <w:tcPrChange w:id="620" w:author="Damian Andrew Tamburri" w:date="2025-11-25T15:06:00Z" w16du:dateUtc="2025-11-25T14:06:00Z">
              <w:tcPr>
                <w:tcW w:w="0" w:type="auto"/>
              </w:tcPr>
            </w:tcPrChange>
          </w:tcPr>
          <w:p w14:paraId="27EA1FDD" w14:textId="77777777" w:rsidR="00133F08" w:rsidRPr="00E0647F" w:rsidRDefault="00133F08">
            <w:pPr>
              <w:pStyle w:val="Compact"/>
              <w:jc w:val="both"/>
              <w:pPrChange w:id="621" w:author="Damian Andrew Tamburri" w:date="2025-11-25T14:55:00Z" w16du:dateUtc="2025-11-25T13:55:00Z">
                <w:pPr>
                  <w:pStyle w:val="Compact"/>
                </w:pPr>
              </w:pPrChange>
            </w:pPr>
          </w:p>
        </w:tc>
        <w:tc>
          <w:tcPr>
            <w:tcW w:w="0" w:type="auto"/>
            <w:tcPrChange w:id="622" w:author="Damian Andrew Tamburri" w:date="2025-11-25T15:06:00Z" w16du:dateUtc="2025-11-25T14:06:00Z">
              <w:tcPr>
                <w:tcW w:w="0" w:type="auto"/>
              </w:tcPr>
            </w:tcPrChange>
          </w:tcPr>
          <w:p w14:paraId="5BD5282A" w14:textId="77777777" w:rsidR="00133F08" w:rsidRPr="00E0647F" w:rsidRDefault="003E0668">
            <w:pPr>
              <w:pStyle w:val="Compact"/>
              <w:jc w:val="both"/>
              <w:pPrChange w:id="623" w:author="Damian Andrew Tamburri" w:date="2025-11-25T14:55:00Z" w16du:dateUtc="2025-11-25T13:55:00Z">
                <w:pPr>
                  <w:pStyle w:val="Compact"/>
                </w:pPr>
              </w:pPrChange>
            </w:pPr>
            <w:r w:rsidRPr="00E0647F">
              <w:t>Healthy</w:t>
            </w:r>
          </w:p>
        </w:tc>
      </w:tr>
      <w:tr w:rsidR="00133F08" w:rsidRPr="00E0647F" w14:paraId="4B3E9B77" w14:textId="77777777" w:rsidTr="00C66D75">
        <w:trPr>
          <w:jc w:val="center"/>
        </w:trPr>
        <w:tc>
          <w:tcPr>
            <w:tcW w:w="0" w:type="auto"/>
            <w:tcPrChange w:id="624" w:author="Damian Andrew Tamburri" w:date="2025-11-25T15:06:00Z" w16du:dateUtc="2025-11-25T14:06:00Z">
              <w:tcPr>
                <w:tcW w:w="0" w:type="auto"/>
              </w:tcPr>
            </w:tcPrChange>
          </w:tcPr>
          <w:p w14:paraId="1E2FF2AA" w14:textId="77777777" w:rsidR="00133F08" w:rsidRPr="00E0647F" w:rsidRDefault="00133F08">
            <w:pPr>
              <w:pStyle w:val="Compact"/>
              <w:jc w:val="both"/>
              <w:pPrChange w:id="625" w:author="Damian Andrew Tamburri" w:date="2025-11-25T14:55:00Z" w16du:dateUtc="2025-11-25T13:55:00Z">
                <w:pPr>
                  <w:pStyle w:val="Compact"/>
                </w:pPr>
              </w:pPrChange>
            </w:pPr>
          </w:p>
        </w:tc>
        <w:tc>
          <w:tcPr>
            <w:tcW w:w="0" w:type="auto"/>
            <w:tcPrChange w:id="626" w:author="Damian Andrew Tamburri" w:date="2025-11-25T15:06:00Z" w16du:dateUtc="2025-11-25T14:06:00Z">
              <w:tcPr>
                <w:tcW w:w="0" w:type="auto"/>
              </w:tcPr>
            </w:tcPrChange>
          </w:tcPr>
          <w:p w14:paraId="307D1FED" w14:textId="77777777" w:rsidR="00133F08" w:rsidRPr="00E0647F" w:rsidRDefault="003E0668">
            <w:pPr>
              <w:pStyle w:val="Compact"/>
              <w:jc w:val="both"/>
              <w:pPrChange w:id="627" w:author="Damian Andrew Tamburri" w:date="2025-11-25T14:55:00Z" w16du:dateUtc="2025-11-25T13:55:00Z">
                <w:pPr>
                  <w:pStyle w:val="Compact"/>
                </w:pPr>
              </w:pPrChange>
            </w:pPr>
            <w:r w:rsidRPr="00E0647F">
              <w:t>Leaf Blight</w:t>
            </w:r>
          </w:p>
        </w:tc>
      </w:tr>
      <w:tr w:rsidR="00133F08" w:rsidRPr="00E0647F" w14:paraId="312F017D" w14:textId="77777777" w:rsidTr="00C66D75">
        <w:trPr>
          <w:jc w:val="center"/>
        </w:trPr>
        <w:tc>
          <w:tcPr>
            <w:tcW w:w="0" w:type="auto"/>
            <w:tcPrChange w:id="628" w:author="Damian Andrew Tamburri" w:date="2025-11-25T15:06:00Z" w16du:dateUtc="2025-11-25T14:06:00Z">
              <w:tcPr>
                <w:tcW w:w="0" w:type="auto"/>
              </w:tcPr>
            </w:tcPrChange>
          </w:tcPr>
          <w:p w14:paraId="3BDF124D" w14:textId="77777777" w:rsidR="00133F08" w:rsidRPr="00E0647F" w:rsidRDefault="003E0668">
            <w:pPr>
              <w:pStyle w:val="Compact"/>
              <w:jc w:val="both"/>
              <w:pPrChange w:id="629" w:author="Damian Andrew Tamburri" w:date="2025-11-25T14:55:00Z" w16du:dateUtc="2025-11-25T13:55:00Z">
                <w:pPr>
                  <w:pStyle w:val="Compact"/>
                </w:pPr>
              </w:pPrChange>
            </w:pPr>
            <w:r w:rsidRPr="00E0647F">
              <w:t>Potato</w:t>
            </w:r>
          </w:p>
        </w:tc>
        <w:tc>
          <w:tcPr>
            <w:tcW w:w="0" w:type="auto"/>
            <w:tcPrChange w:id="630" w:author="Damian Andrew Tamburri" w:date="2025-11-25T15:06:00Z" w16du:dateUtc="2025-11-25T14:06:00Z">
              <w:tcPr>
                <w:tcW w:w="0" w:type="auto"/>
              </w:tcPr>
            </w:tcPrChange>
          </w:tcPr>
          <w:p w14:paraId="77CDE74A" w14:textId="77777777" w:rsidR="00133F08" w:rsidRPr="00E0647F" w:rsidRDefault="003E0668">
            <w:pPr>
              <w:pStyle w:val="Compact"/>
              <w:jc w:val="both"/>
              <w:pPrChange w:id="631" w:author="Damian Andrew Tamburri" w:date="2025-11-25T14:55:00Z" w16du:dateUtc="2025-11-25T13:55:00Z">
                <w:pPr>
                  <w:pStyle w:val="Compact"/>
                </w:pPr>
              </w:pPrChange>
            </w:pPr>
            <w:r w:rsidRPr="00E0647F">
              <w:t>Early Blight</w:t>
            </w:r>
          </w:p>
        </w:tc>
      </w:tr>
      <w:tr w:rsidR="00133F08" w:rsidRPr="00E0647F" w14:paraId="19BF5E73" w14:textId="77777777" w:rsidTr="00C66D75">
        <w:trPr>
          <w:jc w:val="center"/>
        </w:trPr>
        <w:tc>
          <w:tcPr>
            <w:tcW w:w="0" w:type="auto"/>
            <w:tcPrChange w:id="632" w:author="Damian Andrew Tamburri" w:date="2025-11-25T15:06:00Z" w16du:dateUtc="2025-11-25T14:06:00Z">
              <w:tcPr>
                <w:tcW w:w="0" w:type="auto"/>
              </w:tcPr>
            </w:tcPrChange>
          </w:tcPr>
          <w:p w14:paraId="7358D8C5" w14:textId="77777777" w:rsidR="00133F08" w:rsidRPr="00E0647F" w:rsidRDefault="00133F08">
            <w:pPr>
              <w:pStyle w:val="Compact"/>
              <w:jc w:val="both"/>
              <w:pPrChange w:id="633" w:author="Damian Andrew Tamburri" w:date="2025-11-25T14:55:00Z" w16du:dateUtc="2025-11-25T13:55:00Z">
                <w:pPr>
                  <w:pStyle w:val="Compact"/>
                </w:pPr>
              </w:pPrChange>
            </w:pPr>
          </w:p>
        </w:tc>
        <w:tc>
          <w:tcPr>
            <w:tcW w:w="0" w:type="auto"/>
            <w:tcPrChange w:id="634" w:author="Damian Andrew Tamburri" w:date="2025-11-25T15:06:00Z" w16du:dateUtc="2025-11-25T14:06:00Z">
              <w:tcPr>
                <w:tcW w:w="0" w:type="auto"/>
              </w:tcPr>
            </w:tcPrChange>
          </w:tcPr>
          <w:p w14:paraId="3280FEE5" w14:textId="77777777" w:rsidR="00133F08" w:rsidRPr="00E0647F" w:rsidRDefault="003E0668">
            <w:pPr>
              <w:pStyle w:val="Compact"/>
              <w:jc w:val="both"/>
              <w:pPrChange w:id="635" w:author="Damian Andrew Tamburri" w:date="2025-11-25T14:55:00Z" w16du:dateUtc="2025-11-25T13:55:00Z">
                <w:pPr>
                  <w:pStyle w:val="Compact"/>
                </w:pPr>
              </w:pPrChange>
            </w:pPr>
            <w:r w:rsidRPr="00E0647F">
              <w:t>Healthy</w:t>
            </w:r>
          </w:p>
        </w:tc>
      </w:tr>
      <w:tr w:rsidR="00133F08" w:rsidRPr="00E0647F" w14:paraId="3EE2FE79" w14:textId="77777777" w:rsidTr="00C66D75">
        <w:trPr>
          <w:jc w:val="center"/>
        </w:trPr>
        <w:tc>
          <w:tcPr>
            <w:tcW w:w="0" w:type="auto"/>
            <w:tcPrChange w:id="636" w:author="Damian Andrew Tamburri" w:date="2025-11-25T15:06:00Z" w16du:dateUtc="2025-11-25T14:06:00Z">
              <w:tcPr>
                <w:tcW w:w="0" w:type="auto"/>
              </w:tcPr>
            </w:tcPrChange>
          </w:tcPr>
          <w:p w14:paraId="5D9731A6" w14:textId="77777777" w:rsidR="00133F08" w:rsidRPr="00E0647F" w:rsidRDefault="00133F08">
            <w:pPr>
              <w:pStyle w:val="Compact"/>
              <w:jc w:val="both"/>
              <w:pPrChange w:id="637" w:author="Damian Andrew Tamburri" w:date="2025-11-25T14:55:00Z" w16du:dateUtc="2025-11-25T13:55:00Z">
                <w:pPr>
                  <w:pStyle w:val="Compact"/>
                </w:pPr>
              </w:pPrChange>
            </w:pPr>
          </w:p>
        </w:tc>
        <w:tc>
          <w:tcPr>
            <w:tcW w:w="0" w:type="auto"/>
            <w:tcPrChange w:id="638" w:author="Damian Andrew Tamburri" w:date="2025-11-25T15:06:00Z" w16du:dateUtc="2025-11-25T14:06:00Z">
              <w:tcPr>
                <w:tcW w:w="0" w:type="auto"/>
              </w:tcPr>
            </w:tcPrChange>
          </w:tcPr>
          <w:p w14:paraId="0C589F46" w14:textId="77777777" w:rsidR="00133F08" w:rsidRPr="00E0647F" w:rsidRDefault="003E0668">
            <w:pPr>
              <w:pStyle w:val="Compact"/>
              <w:jc w:val="both"/>
              <w:pPrChange w:id="639" w:author="Damian Andrew Tamburri" w:date="2025-11-25T14:55:00Z" w16du:dateUtc="2025-11-25T13:55:00Z">
                <w:pPr>
                  <w:pStyle w:val="Compact"/>
                </w:pPr>
              </w:pPrChange>
            </w:pPr>
            <w:r w:rsidRPr="00E0647F">
              <w:t>Late Blight</w:t>
            </w:r>
          </w:p>
        </w:tc>
      </w:tr>
      <w:tr w:rsidR="00133F08" w:rsidRPr="00E0647F" w14:paraId="18696BB9" w14:textId="77777777" w:rsidTr="00C66D75">
        <w:trPr>
          <w:jc w:val="center"/>
        </w:trPr>
        <w:tc>
          <w:tcPr>
            <w:tcW w:w="0" w:type="auto"/>
            <w:tcPrChange w:id="640" w:author="Damian Andrew Tamburri" w:date="2025-11-25T15:06:00Z" w16du:dateUtc="2025-11-25T14:06:00Z">
              <w:tcPr>
                <w:tcW w:w="0" w:type="auto"/>
              </w:tcPr>
            </w:tcPrChange>
          </w:tcPr>
          <w:p w14:paraId="25492AB8" w14:textId="77777777" w:rsidR="00133F08" w:rsidRPr="00E0647F" w:rsidRDefault="003E0668">
            <w:pPr>
              <w:pStyle w:val="Compact"/>
              <w:jc w:val="both"/>
              <w:pPrChange w:id="641" w:author="Damian Andrew Tamburri" w:date="2025-11-25T14:55:00Z" w16du:dateUtc="2025-11-25T13:55:00Z">
                <w:pPr>
                  <w:pStyle w:val="Compact"/>
                </w:pPr>
              </w:pPrChange>
            </w:pPr>
            <w:r w:rsidRPr="00E0647F">
              <w:t>Rice</w:t>
            </w:r>
          </w:p>
        </w:tc>
        <w:tc>
          <w:tcPr>
            <w:tcW w:w="0" w:type="auto"/>
            <w:tcPrChange w:id="642" w:author="Damian Andrew Tamburri" w:date="2025-11-25T15:06:00Z" w16du:dateUtc="2025-11-25T14:06:00Z">
              <w:tcPr>
                <w:tcW w:w="0" w:type="auto"/>
              </w:tcPr>
            </w:tcPrChange>
          </w:tcPr>
          <w:p w14:paraId="02F8A89E" w14:textId="77777777" w:rsidR="00133F08" w:rsidRPr="00E0647F" w:rsidRDefault="003E0668">
            <w:pPr>
              <w:pStyle w:val="Compact"/>
              <w:jc w:val="both"/>
              <w:pPrChange w:id="643" w:author="Damian Andrew Tamburri" w:date="2025-11-25T14:55:00Z" w16du:dateUtc="2025-11-25T13:55:00Z">
                <w:pPr>
                  <w:pStyle w:val="Compact"/>
                </w:pPr>
              </w:pPrChange>
            </w:pPr>
            <w:r w:rsidRPr="00E0647F">
              <w:t>Brown Spot</w:t>
            </w:r>
          </w:p>
        </w:tc>
      </w:tr>
      <w:tr w:rsidR="00133F08" w:rsidRPr="00E0647F" w14:paraId="1B91A7FB" w14:textId="77777777" w:rsidTr="00C66D75">
        <w:trPr>
          <w:jc w:val="center"/>
        </w:trPr>
        <w:tc>
          <w:tcPr>
            <w:tcW w:w="0" w:type="auto"/>
            <w:tcPrChange w:id="644" w:author="Damian Andrew Tamburri" w:date="2025-11-25T15:06:00Z" w16du:dateUtc="2025-11-25T14:06:00Z">
              <w:tcPr>
                <w:tcW w:w="0" w:type="auto"/>
              </w:tcPr>
            </w:tcPrChange>
          </w:tcPr>
          <w:p w14:paraId="1F566623" w14:textId="77777777" w:rsidR="00133F08" w:rsidRPr="00E0647F" w:rsidRDefault="00133F08">
            <w:pPr>
              <w:pStyle w:val="Compact"/>
              <w:jc w:val="both"/>
              <w:pPrChange w:id="645" w:author="Damian Andrew Tamburri" w:date="2025-11-25T14:55:00Z" w16du:dateUtc="2025-11-25T13:55:00Z">
                <w:pPr>
                  <w:pStyle w:val="Compact"/>
                </w:pPr>
              </w:pPrChange>
            </w:pPr>
          </w:p>
        </w:tc>
        <w:tc>
          <w:tcPr>
            <w:tcW w:w="0" w:type="auto"/>
            <w:tcPrChange w:id="646" w:author="Damian Andrew Tamburri" w:date="2025-11-25T15:06:00Z" w16du:dateUtc="2025-11-25T14:06:00Z">
              <w:tcPr>
                <w:tcW w:w="0" w:type="auto"/>
              </w:tcPr>
            </w:tcPrChange>
          </w:tcPr>
          <w:p w14:paraId="50991399" w14:textId="77777777" w:rsidR="00133F08" w:rsidRPr="00E0647F" w:rsidRDefault="003E0668">
            <w:pPr>
              <w:pStyle w:val="Compact"/>
              <w:jc w:val="both"/>
              <w:pPrChange w:id="647" w:author="Damian Andrew Tamburri" w:date="2025-11-25T14:55:00Z" w16du:dateUtc="2025-11-25T13:55:00Z">
                <w:pPr>
                  <w:pStyle w:val="Compact"/>
                </w:pPr>
              </w:pPrChange>
            </w:pPr>
            <w:r w:rsidRPr="00E0647F">
              <w:t>Healthy</w:t>
            </w:r>
          </w:p>
        </w:tc>
      </w:tr>
      <w:tr w:rsidR="00133F08" w:rsidRPr="00E0647F" w14:paraId="67AB1245" w14:textId="77777777" w:rsidTr="00C66D75">
        <w:trPr>
          <w:jc w:val="center"/>
        </w:trPr>
        <w:tc>
          <w:tcPr>
            <w:tcW w:w="0" w:type="auto"/>
            <w:tcPrChange w:id="648" w:author="Damian Andrew Tamburri" w:date="2025-11-25T15:06:00Z" w16du:dateUtc="2025-11-25T14:06:00Z">
              <w:tcPr>
                <w:tcW w:w="0" w:type="auto"/>
              </w:tcPr>
            </w:tcPrChange>
          </w:tcPr>
          <w:p w14:paraId="3DE60207" w14:textId="77777777" w:rsidR="00133F08" w:rsidRPr="00E0647F" w:rsidRDefault="00133F08">
            <w:pPr>
              <w:pStyle w:val="Compact"/>
              <w:jc w:val="both"/>
              <w:pPrChange w:id="649" w:author="Damian Andrew Tamburri" w:date="2025-11-25T14:55:00Z" w16du:dateUtc="2025-11-25T13:55:00Z">
                <w:pPr>
                  <w:pStyle w:val="Compact"/>
                </w:pPr>
              </w:pPrChange>
            </w:pPr>
          </w:p>
        </w:tc>
        <w:tc>
          <w:tcPr>
            <w:tcW w:w="0" w:type="auto"/>
            <w:tcPrChange w:id="650" w:author="Damian Andrew Tamburri" w:date="2025-11-25T15:06:00Z" w16du:dateUtc="2025-11-25T14:06:00Z">
              <w:tcPr>
                <w:tcW w:w="0" w:type="auto"/>
              </w:tcPr>
            </w:tcPrChange>
          </w:tcPr>
          <w:p w14:paraId="3BE8A913" w14:textId="77777777" w:rsidR="00133F08" w:rsidRPr="00E0647F" w:rsidRDefault="003E0668">
            <w:pPr>
              <w:pStyle w:val="Compact"/>
              <w:jc w:val="both"/>
              <w:pPrChange w:id="651" w:author="Damian Andrew Tamburri" w:date="2025-11-25T14:55:00Z" w16du:dateUtc="2025-11-25T13:55:00Z">
                <w:pPr>
                  <w:pStyle w:val="Compact"/>
                </w:pPr>
              </w:pPrChange>
            </w:pPr>
            <w:r w:rsidRPr="00E0647F">
              <w:t>Leaf Blast</w:t>
            </w:r>
          </w:p>
        </w:tc>
      </w:tr>
      <w:tr w:rsidR="00133F08" w:rsidRPr="00E0647F" w14:paraId="0FE84383" w14:textId="77777777" w:rsidTr="00C66D75">
        <w:trPr>
          <w:jc w:val="center"/>
        </w:trPr>
        <w:tc>
          <w:tcPr>
            <w:tcW w:w="0" w:type="auto"/>
            <w:tcPrChange w:id="652" w:author="Damian Andrew Tamburri" w:date="2025-11-25T15:06:00Z" w16du:dateUtc="2025-11-25T14:06:00Z">
              <w:tcPr>
                <w:tcW w:w="0" w:type="auto"/>
              </w:tcPr>
            </w:tcPrChange>
          </w:tcPr>
          <w:p w14:paraId="28E8CF23" w14:textId="77777777" w:rsidR="00133F08" w:rsidRPr="00E0647F" w:rsidRDefault="003E0668">
            <w:pPr>
              <w:pStyle w:val="Compact"/>
              <w:jc w:val="both"/>
              <w:pPrChange w:id="653" w:author="Damian Andrew Tamburri" w:date="2025-11-25T14:55:00Z" w16du:dateUtc="2025-11-25T13:55:00Z">
                <w:pPr>
                  <w:pStyle w:val="Compact"/>
                </w:pPr>
              </w:pPrChange>
            </w:pPr>
            <w:r w:rsidRPr="00E0647F">
              <w:t>Wheat</w:t>
            </w:r>
          </w:p>
        </w:tc>
        <w:tc>
          <w:tcPr>
            <w:tcW w:w="0" w:type="auto"/>
            <w:tcPrChange w:id="654" w:author="Damian Andrew Tamburri" w:date="2025-11-25T15:06:00Z" w16du:dateUtc="2025-11-25T14:06:00Z">
              <w:tcPr>
                <w:tcW w:w="0" w:type="auto"/>
              </w:tcPr>
            </w:tcPrChange>
          </w:tcPr>
          <w:p w14:paraId="065F450A" w14:textId="77777777" w:rsidR="00133F08" w:rsidRPr="00E0647F" w:rsidRDefault="003E0668">
            <w:pPr>
              <w:pStyle w:val="Compact"/>
              <w:jc w:val="both"/>
              <w:pPrChange w:id="655" w:author="Damian Andrew Tamburri" w:date="2025-11-25T14:55:00Z" w16du:dateUtc="2025-11-25T13:55:00Z">
                <w:pPr>
                  <w:pStyle w:val="Compact"/>
                </w:pPr>
              </w:pPrChange>
            </w:pPr>
            <w:r w:rsidRPr="00E0647F">
              <w:t>Brown Rust</w:t>
            </w:r>
          </w:p>
        </w:tc>
      </w:tr>
      <w:tr w:rsidR="00133F08" w:rsidRPr="00E0647F" w14:paraId="739DEE86" w14:textId="77777777" w:rsidTr="00C66D75">
        <w:trPr>
          <w:jc w:val="center"/>
        </w:trPr>
        <w:tc>
          <w:tcPr>
            <w:tcW w:w="0" w:type="auto"/>
            <w:tcPrChange w:id="656" w:author="Damian Andrew Tamburri" w:date="2025-11-25T15:06:00Z" w16du:dateUtc="2025-11-25T14:06:00Z">
              <w:tcPr>
                <w:tcW w:w="0" w:type="auto"/>
              </w:tcPr>
            </w:tcPrChange>
          </w:tcPr>
          <w:p w14:paraId="5C72B8E0" w14:textId="77777777" w:rsidR="00133F08" w:rsidRPr="00E0647F" w:rsidRDefault="00133F08">
            <w:pPr>
              <w:pStyle w:val="Compact"/>
              <w:jc w:val="both"/>
              <w:pPrChange w:id="657" w:author="Damian Andrew Tamburri" w:date="2025-11-25T14:55:00Z" w16du:dateUtc="2025-11-25T13:55:00Z">
                <w:pPr>
                  <w:pStyle w:val="Compact"/>
                </w:pPr>
              </w:pPrChange>
            </w:pPr>
          </w:p>
        </w:tc>
        <w:tc>
          <w:tcPr>
            <w:tcW w:w="0" w:type="auto"/>
            <w:tcPrChange w:id="658" w:author="Damian Andrew Tamburri" w:date="2025-11-25T15:06:00Z" w16du:dateUtc="2025-11-25T14:06:00Z">
              <w:tcPr>
                <w:tcW w:w="0" w:type="auto"/>
              </w:tcPr>
            </w:tcPrChange>
          </w:tcPr>
          <w:p w14:paraId="382B63BC" w14:textId="77777777" w:rsidR="00133F08" w:rsidRPr="00E0647F" w:rsidRDefault="003E0668">
            <w:pPr>
              <w:pStyle w:val="Compact"/>
              <w:jc w:val="both"/>
              <w:pPrChange w:id="659" w:author="Damian Andrew Tamburri" w:date="2025-11-25T14:55:00Z" w16du:dateUtc="2025-11-25T13:55:00Z">
                <w:pPr>
                  <w:pStyle w:val="Compact"/>
                </w:pPr>
              </w:pPrChange>
            </w:pPr>
            <w:r w:rsidRPr="00E0647F">
              <w:t>Healthy</w:t>
            </w:r>
          </w:p>
        </w:tc>
      </w:tr>
      <w:tr w:rsidR="00133F08" w:rsidRPr="00E0647F" w14:paraId="4AC14D9D" w14:textId="77777777" w:rsidTr="00C66D75">
        <w:trPr>
          <w:jc w:val="center"/>
        </w:trPr>
        <w:tc>
          <w:tcPr>
            <w:tcW w:w="0" w:type="auto"/>
            <w:tcPrChange w:id="660" w:author="Damian Andrew Tamburri" w:date="2025-11-25T15:06:00Z" w16du:dateUtc="2025-11-25T14:06:00Z">
              <w:tcPr>
                <w:tcW w:w="0" w:type="auto"/>
              </w:tcPr>
            </w:tcPrChange>
          </w:tcPr>
          <w:p w14:paraId="0CD4729C" w14:textId="77777777" w:rsidR="00133F08" w:rsidRPr="00E0647F" w:rsidRDefault="00133F08">
            <w:pPr>
              <w:pStyle w:val="Compact"/>
              <w:jc w:val="both"/>
              <w:pPrChange w:id="661" w:author="Damian Andrew Tamburri" w:date="2025-11-25T14:55:00Z" w16du:dateUtc="2025-11-25T13:55:00Z">
                <w:pPr>
                  <w:pStyle w:val="Compact"/>
                </w:pPr>
              </w:pPrChange>
            </w:pPr>
          </w:p>
        </w:tc>
        <w:tc>
          <w:tcPr>
            <w:tcW w:w="0" w:type="auto"/>
            <w:tcPrChange w:id="662" w:author="Damian Andrew Tamburri" w:date="2025-11-25T15:06:00Z" w16du:dateUtc="2025-11-25T14:06:00Z">
              <w:tcPr>
                <w:tcW w:w="0" w:type="auto"/>
              </w:tcPr>
            </w:tcPrChange>
          </w:tcPr>
          <w:p w14:paraId="4D3D7BC0" w14:textId="77777777" w:rsidR="00133F08" w:rsidRPr="00E0647F" w:rsidRDefault="003E0668">
            <w:pPr>
              <w:pStyle w:val="Compact"/>
              <w:jc w:val="both"/>
              <w:pPrChange w:id="663" w:author="Damian Andrew Tamburri" w:date="2025-11-25T14:55:00Z" w16du:dateUtc="2025-11-25T13:55:00Z">
                <w:pPr>
                  <w:pStyle w:val="Compact"/>
                </w:pPr>
              </w:pPrChange>
            </w:pPr>
            <w:r w:rsidRPr="00E0647F">
              <w:t>Yellow Rust</w:t>
            </w:r>
          </w:p>
        </w:tc>
      </w:tr>
    </w:tbl>
    <w:p w14:paraId="3AB65BDB" w14:textId="6E74A683" w:rsidR="00133F08" w:rsidRPr="00E0647F" w:rsidRDefault="003E0668">
      <w:pPr>
        <w:pStyle w:val="BodyText"/>
        <w:jc w:val="both"/>
        <w:pPrChange w:id="664" w:author="Damian Andrew Tamburri" w:date="2025-11-25T14:55:00Z" w16du:dateUtc="2025-11-25T13:55:00Z">
          <w:pPr>
            <w:pStyle w:val="BodyText"/>
          </w:pPr>
        </w:pPrChange>
      </w:pPr>
      <w:r w:rsidRPr="00E0647F">
        <w:t xml:space="preserve">It should be noted that in the above table the class “rice_hispa” is not present, but </w:t>
      </w:r>
      <w:r w:rsidR="007944CF">
        <w:t>later in the model’s readme a confusion matrix is presented, displaying such a class.</w:t>
      </w:r>
    </w:p>
    <w:p w14:paraId="5EF9492D" w14:textId="571598D2" w:rsidR="00133F08" w:rsidRPr="00E0647F" w:rsidRDefault="003E0668">
      <w:pPr>
        <w:pStyle w:val="BodyText"/>
        <w:jc w:val="both"/>
        <w:pPrChange w:id="665" w:author="Damian Andrew Tamburri" w:date="2025-11-25T14:55:00Z" w16du:dateUtc="2025-11-25T13:55:00Z">
          <w:pPr>
            <w:pStyle w:val="BodyText"/>
          </w:pPr>
        </w:pPrChange>
      </w:pPr>
      <w:r w:rsidRPr="00E0647F">
        <w:t xml:space="preserve">While it’s not clear if the confusion matrix above is the one being referenced, testing was performed on a validation set consisting of 20% of the original dataset; if the confusion matrix is the result of this testing, then the original dataset was composed of </w:t>
      </w:r>
      <w:r w:rsidRPr="00E0647F">
        <w:rPr>
          <w:rFonts w:ascii="Arial" w:hAnsi="Arial" w:cs="Arial"/>
        </w:rPr>
        <w:t>≈</w:t>
      </w:r>
      <w:r w:rsidRPr="00E0647F">
        <w:t xml:space="preserve">23k images. </w:t>
      </w:r>
    </w:p>
    <w:p w14:paraId="1C793504" w14:textId="77777777" w:rsidR="00133F08" w:rsidRPr="00E0647F" w:rsidRDefault="003E0668">
      <w:pPr>
        <w:pStyle w:val="BodyText"/>
        <w:jc w:val="both"/>
        <w:pPrChange w:id="666" w:author="Damian Andrew Tamburri" w:date="2025-11-25T14:55:00Z" w16du:dateUtc="2025-11-25T13:55:00Z">
          <w:pPr>
            <w:pStyle w:val="BodyText"/>
          </w:pPr>
        </w:pPrChange>
      </w:pPr>
      <w:r w:rsidRPr="00E0647F">
        <w:t>The author reports that the model may not generalise to unseen crops; as such, fine-tuning on relevant crops (that is, crops expected to be processed) is strongly suggested.</w:t>
      </w:r>
    </w:p>
    <w:p w14:paraId="70F3AE72" w14:textId="59BCB12C" w:rsidR="00D73C68" w:rsidRDefault="00924E08">
      <w:pPr>
        <w:pStyle w:val="BodyText"/>
        <w:jc w:val="both"/>
        <w:pPrChange w:id="667" w:author="Damian Andrew Tamburri" w:date="2025-11-25T14:55:00Z" w16du:dateUtc="2025-11-25T13:55:00Z">
          <w:pPr>
            <w:pStyle w:val="BodyText"/>
          </w:pPr>
        </w:pPrChange>
      </w:pPr>
      <w:r>
        <w:t xml:space="preserve">Being able to classify illnesses based on just the leaves and not the crop itself, this model can be very useful in precision farming, although finetuning may be necessary to include other kinds of </w:t>
      </w:r>
      <w:r w:rsidR="00540279">
        <w:t>crops</w:t>
      </w:r>
      <w:r>
        <w:t>.</w:t>
      </w:r>
    </w:p>
    <w:p w14:paraId="2E32277A" w14:textId="162ADA70" w:rsidR="00133F08" w:rsidRPr="00E0647F" w:rsidRDefault="00D73C68">
      <w:pPr>
        <w:jc w:val="both"/>
        <w:pPrChange w:id="668" w:author="Damian Andrew Tamburri" w:date="2025-11-25T14:55:00Z" w16du:dateUtc="2025-11-25T13:55:00Z">
          <w:pPr/>
        </w:pPrChange>
      </w:pPr>
      <w:r>
        <w:br w:type="page"/>
      </w:r>
    </w:p>
    <w:p w14:paraId="4F783D01" w14:textId="57945154" w:rsidR="00133F08" w:rsidRPr="00E0647F" w:rsidRDefault="00650DE8">
      <w:pPr>
        <w:pStyle w:val="Heading2"/>
        <w:jc w:val="both"/>
        <w:pPrChange w:id="669" w:author="Damian Andrew Tamburri" w:date="2025-11-25T14:55:00Z" w16du:dateUtc="2025-11-25T13:55:00Z">
          <w:pPr>
            <w:pStyle w:val="Heading2"/>
          </w:pPr>
        </w:pPrChange>
      </w:pPr>
      <w:bookmarkStart w:id="670" w:name="_Toc214914314"/>
      <w:bookmarkStart w:id="671" w:name="fruits-and-vegetables-detector-36"/>
      <w:bookmarkEnd w:id="602"/>
      <w:r>
        <w:lastRenderedPageBreak/>
        <w:t>4</w:t>
      </w:r>
      <w:r w:rsidR="003E0668" w:rsidRPr="00E0647F">
        <w:t>.3 Fruits and Vegetables Detector</w:t>
      </w:r>
      <w:bookmarkEnd w:id="670"/>
    </w:p>
    <w:p w14:paraId="52C9374A" w14:textId="70A82AA5" w:rsidR="00133F08" w:rsidRPr="00E0647F" w:rsidRDefault="003E0668">
      <w:pPr>
        <w:pStyle w:val="FirstParagraph"/>
        <w:jc w:val="both"/>
        <w:pPrChange w:id="672" w:author="Damian Andrew Tamburri" w:date="2025-11-25T14:55:00Z" w16du:dateUtc="2025-11-25T13:55:00Z">
          <w:pPr>
            <w:pStyle w:val="FirstParagraph"/>
          </w:pPr>
        </w:pPrChange>
      </w:pPr>
      <w:r w:rsidRPr="00E0647F">
        <w:t>This model [</w:t>
      </w:r>
      <w:r w:rsidR="001D31B5">
        <w:t>11</w:t>
      </w:r>
      <w:r w:rsidRPr="00E0647F">
        <w:t>] is a fine-tuned version of ResNet-50 [], a deep neural network developed by Microsoft for the purpose of image classification; 50 represents the depth of the network.</w:t>
      </w:r>
    </w:p>
    <w:p w14:paraId="0C5AE941" w14:textId="22812A7C" w:rsidR="00133F08" w:rsidRPr="00E0647F" w:rsidRDefault="003E0668">
      <w:pPr>
        <w:pStyle w:val="BodyText"/>
        <w:jc w:val="both"/>
        <w:pPrChange w:id="673" w:author="Damian Andrew Tamburri" w:date="2025-11-25T14:55:00Z" w16du:dateUtc="2025-11-25T13:55:00Z">
          <w:pPr>
            <w:pStyle w:val="BodyText"/>
          </w:pPr>
        </w:pPrChange>
      </w:pPr>
      <w:r w:rsidRPr="00E0647F">
        <w:t xml:space="preserve">The main takeaway from ResNet is the use of Shortcut Connections, which allow the input of a layer to be passed directly to the next layer’s input, effectively acting as an </w:t>
      </w:r>
      <w:r w:rsidR="001C2944" w:rsidRPr="00E0647F">
        <w:t>identity</w:t>
      </w:r>
      <w:r w:rsidRPr="00E0647F">
        <w:t xml:space="preserve"> mapping; in the paper, it is demonstrated that these shortcut connections allow a deep network to not degrade any worse than a shallower counterpart. More information can be found in the original paper []. Below is an overview of </w:t>
      </w:r>
      <w:r w:rsidR="001C2944" w:rsidRPr="00E0647F">
        <w:t>its</w:t>
      </w:r>
      <w:r w:rsidRPr="00E0647F">
        <w:t xml:space="preserve"> architecture compared to other DNNs, where the shortcut connections are connecting each layer’s input to the next.</w:t>
      </w:r>
    </w:p>
    <w:p w14:paraId="16B30E26" w14:textId="77777777" w:rsidR="00133F08" w:rsidRPr="00E0647F" w:rsidRDefault="003E0668" w:rsidP="00C66D75">
      <w:pPr>
        <w:pStyle w:val="CaptionedFigure"/>
        <w:jc w:val="center"/>
      </w:pPr>
      <w:r w:rsidRPr="00E0647F">
        <w:rPr>
          <w:noProof/>
        </w:rPr>
        <w:drawing>
          <wp:inline distT="0" distB="0" distL="0" distR="0" wp14:anchorId="10289636" wp14:editId="001742BA">
            <wp:extent cx="5334000" cy="2494396"/>
            <wp:effectExtent l="0" t="0" r="0" b="0"/>
            <wp:docPr id="40" name="Picture" descr="img"/>
            <wp:cNvGraphicFramePr/>
            <a:graphic xmlns:a="http://schemas.openxmlformats.org/drawingml/2006/main">
              <a:graphicData uri="http://schemas.openxmlformats.org/drawingml/2006/picture">
                <pic:pic xmlns:pic="http://schemas.openxmlformats.org/drawingml/2006/picture">
                  <pic:nvPicPr>
                    <pic:cNvPr id="41" name="Picture" descr="./img/resnet_architecture.png"/>
                    <pic:cNvPicPr>
                      <a:picLocks noChangeAspect="1" noChangeArrowheads="1"/>
                    </pic:cNvPicPr>
                  </pic:nvPicPr>
                  <pic:blipFill>
                    <a:blip r:embed="rId20"/>
                    <a:stretch>
                      <a:fillRect/>
                    </a:stretch>
                  </pic:blipFill>
                  <pic:spPr bwMode="auto">
                    <a:xfrm>
                      <a:off x="0" y="0"/>
                      <a:ext cx="5334000" cy="2494396"/>
                    </a:xfrm>
                    <a:prstGeom prst="rect">
                      <a:avLst/>
                    </a:prstGeom>
                    <a:noFill/>
                    <a:ln w="9525">
                      <a:noFill/>
                      <a:headEnd/>
                      <a:tailEnd/>
                    </a:ln>
                  </pic:spPr>
                </pic:pic>
              </a:graphicData>
            </a:graphic>
          </wp:inline>
        </w:drawing>
      </w:r>
    </w:p>
    <w:p w14:paraId="24C10786" w14:textId="11E23A02" w:rsidR="00133F08" w:rsidRPr="00E0647F" w:rsidRDefault="003E0668">
      <w:pPr>
        <w:pStyle w:val="BodyText"/>
        <w:jc w:val="both"/>
        <w:pPrChange w:id="674" w:author="Damian Andrew Tamburri" w:date="2025-11-25T14:55:00Z" w16du:dateUtc="2025-11-25T13:55:00Z">
          <w:pPr>
            <w:pStyle w:val="BodyText"/>
          </w:pPr>
        </w:pPrChange>
      </w:pPr>
      <w:r w:rsidRPr="00E0647F">
        <w:t>Going back to Fruits and Vegetables detectors, it is not well documented: the model was trained on a dataset containing 3825 images of 36 different fruits</w:t>
      </w:r>
      <w:r w:rsidR="00D05EAF">
        <w:t xml:space="preserve">, </w:t>
      </w:r>
      <w:r w:rsidR="00691B9A">
        <w:t>a link to the dataset is provided in the model card []</w:t>
      </w:r>
      <w:r w:rsidR="00D73C68">
        <w:t xml:space="preserve">; </w:t>
      </w:r>
      <w:r w:rsidRPr="00E0647F">
        <w:t>testing on the evaluation set found it achieves an accuracy of 0.97; other than this, the training hyperparameters were provided, they can be found on the model’s HuggingFace Repo.</w:t>
      </w:r>
      <w:r w:rsidR="000905B3">
        <w:t xml:space="preserve"> Additionally, this model exclusively performs fruit detec</w:t>
      </w:r>
      <w:r w:rsidR="00372CBE">
        <w:t>tion</w:t>
      </w:r>
      <w:r w:rsidR="000905B3">
        <w:t>, as such it is unclear whether it is able to detect disease; such a matter should be taken into consideration</w:t>
      </w:r>
      <w:r w:rsidR="001C47C6">
        <w:t xml:space="preserve"> before implementation into a live field.</w:t>
      </w:r>
    </w:p>
    <w:p w14:paraId="1C4A6CA2" w14:textId="19536402" w:rsidR="00D73C68" w:rsidRDefault="00050268">
      <w:pPr>
        <w:pStyle w:val="BodyText"/>
        <w:jc w:val="both"/>
        <w:pPrChange w:id="675" w:author="Damian Andrew Tamburri" w:date="2025-11-25T14:55:00Z" w16du:dateUtc="2025-11-25T13:55:00Z">
          <w:pPr>
            <w:pStyle w:val="BodyText"/>
          </w:pPr>
        </w:pPrChange>
      </w:pPr>
      <w:r>
        <w:t xml:space="preserve">Being released under Apache 2.0, as well as its father being under the same license, this model can be freely used in commercial practices, although, possibly lacking the ability to detect diseases, [6] may be </w:t>
      </w:r>
      <w:del w:id="676" w:author="Loris Pennucci" w:date="2025-11-25T15:27:00Z" w16du:dateUtc="2025-11-25T14:27:00Z">
        <w:r w:rsidDel="003A72BF">
          <w:delText xml:space="preserve">more </w:delText>
        </w:r>
      </w:del>
      <w:r>
        <w:t>better suited for this purpose.</w:t>
      </w:r>
    </w:p>
    <w:p w14:paraId="52DD6235" w14:textId="197DEAC5" w:rsidR="00133F08" w:rsidRPr="00E0647F" w:rsidRDefault="00D73C68">
      <w:pPr>
        <w:jc w:val="both"/>
        <w:pPrChange w:id="677" w:author="Damian Andrew Tamburri" w:date="2025-11-25T14:55:00Z" w16du:dateUtc="2025-11-25T13:55:00Z">
          <w:pPr/>
        </w:pPrChange>
      </w:pPr>
      <w:r>
        <w:br w:type="page"/>
      </w:r>
    </w:p>
    <w:p w14:paraId="6E364B3B" w14:textId="555C8222" w:rsidR="00133F08" w:rsidRPr="00E0647F" w:rsidRDefault="00650DE8">
      <w:pPr>
        <w:pStyle w:val="Heading2"/>
        <w:jc w:val="both"/>
        <w:pPrChange w:id="678" w:author="Damian Andrew Tamburri" w:date="2025-11-25T14:55:00Z" w16du:dateUtc="2025-11-25T13:55:00Z">
          <w:pPr>
            <w:pStyle w:val="Heading2"/>
          </w:pPr>
        </w:pPrChange>
      </w:pPr>
      <w:bookmarkStart w:id="679" w:name="_Toc214914315"/>
      <w:bookmarkStart w:id="680" w:name="plant-leaf-detection-and-classification"/>
      <w:bookmarkEnd w:id="671"/>
      <w:r>
        <w:lastRenderedPageBreak/>
        <w:t>4</w:t>
      </w:r>
      <w:r w:rsidR="003E0668" w:rsidRPr="00E0647F">
        <w:t xml:space="preserve">.4 </w:t>
      </w:r>
      <w:r w:rsidR="009C1E64">
        <w:t>L</w:t>
      </w:r>
      <w:r w:rsidR="003E0668" w:rsidRPr="00E0647F">
        <w:t>eaf Detection and Classification</w:t>
      </w:r>
      <w:bookmarkEnd w:id="679"/>
    </w:p>
    <w:p w14:paraId="33F1021B" w14:textId="650F2AB9" w:rsidR="00133F08" w:rsidRPr="00E0647F" w:rsidRDefault="003E0668">
      <w:pPr>
        <w:pStyle w:val="FirstParagraph"/>
        <w:jc w:val="both"/>
        <w:pPrChange w:id="681" w:author="Damian Andrew Tamburri" w:date="2025-11-25T14:55:00Z" w16du:dateUtc="2025-11-25T13:55:00Z">
          <w:pPr>
            <w:pStyle w:val="FirstParagraph"/>
          </w:pPr>
        </w:pPrChange>
      </w:pPr>
      <w:r w:rsidRPr="00E0647F">
        <w:t>This model [</w:t>
      </w:r>
      <w:r w:rsidR="009C1E64">
        <w:t>1</w:t>
      </w:r>
      <w:r w:rsidR="0036631E">
        <w:t>2</w:t>
      </w:r>
      <w:r w:rsidRPr="00E0647F">
        <w:t>] has been trained using YOLOv8 to detect and classify plant leaves: YOLOv8 [] is a computer vision model architecture developed by Ultralytics, which allows to train models at performing detection and classification of images and real-time video feeds.</w:t>
      </w:r>
    </w:p>
    <w:p w14:paraId="3FEAA066" w14:textId="36A82A85" w:rsidR="00133F08" w:rsidRPr="00E0647F" w:rsidRDefault="003E0668">
      <w:pPr>
        <w:pStyle w:val="BodyText"/>
        <w:jc w:val="both"/>
        <w:pPrChange w:id="682" w:author="Damian Andrew Tamburri" w:date="2025-11-25T14:55:00Z" w16du:dateUtc="2025-11-25T13:55:00Z">
          <w:pPr>
            <w:pStyle w:val="BodyText"/>
          </w:pPr>
        </w:pPrChange>
      </w:pPr>
      <w:r w:rsidRPr="00E0647F">
        <w:t xml:space="preserve">While Ultralytics has provided no proper documentation on YOLO’s internal architecture nor inner workings, it has uploaded a vast </w:t>
      </w:r>
      <w:r w:rsidR="00E94F2C" w:rsidRPr="00E0647F">
        <w:t>number</w:t>
      </w:r>
      <w:r w:rsidRPr="00E0647F">
        <w:t xml:space="preserve"> of tutorials and guided examples on how to train a model with it, which would speed up the process of building a system ourselves if needed. This paper [] describes YOLOv8’s architecture, although it is unclear if was written by an affiliate of </w:t>
      </w:r>
      <w:r w:rsidR="00AF19D2" w:rsidRPr="00E0647F">
        <w:t>Ultralytics</w:t>
      </w:r>
      <w:r w:rsidRPr="00E0647F">
        <w:t>, or at least in cooperation with them.</w:t>
      </w:r>
    </w:p>
    <w:p w14:paraId="271833AF" w14:textId="2DF3677C" w:rsidR="00133F08" w:rsidRPr="00E0647F" w:rsidRDefault="003307A2">
      <w:pPr>
        <w:pStyle w:val="BodyText"/>
        <w:jc w:val="both"/>
        <w:pPrChange w:id="683" w:author="Damian Andrew Tamburri" w:date="2025-11-25T14:55:00Z" w16du:dateUtc="2025-11-25T13:55:00Z">
          <w:pPr>
            <w:pStyle w:val="BodyText"/>
          </w:pPr>
        </w:pPrChange>
      </w:pPr>
      <w:r>
        <w:t xml:space="preserve">Going back to the model, its </w:t>
      </w:r>
      <w:r w:rsidR="003D0EA5">
        <w:t>card</w:t>
      </w:r>
      <w:r w:rsidR="003E0668" w:rsidRPr="00E0647F">
        <w:t xml:space="preserve"> </w:t>
      </w:r>
      <w:r w:rsidR="003D0EA5">
        <w:t xml:space="preserve">does </w:t>
      </w:r>
      <w:r w:rsidR="003E0668" w:rsidRPr="00E0647F">
        <w:t>not</w:t>
      </w:r>
      <w:r w:rsidR="00A537B2">
        <w:t xml:space="preserve"> share</w:t>
      </w:r>
      <w:r w:rsidR="003E0668" w:rsidRPr="00E0647F">
        <w:t xml:space="preserve"> much information about the training proces</w:t>
      </w:r>
      <w:r w:rsidR="0097082D">
        <w:t>s</w:t>
      </w:r>
      <w:r w:rsidR="003E0668" w:rsidRPr="00E0647F">
        <w:t xml:space="preserve">: the dataset </w:t>
      </w:r>
      <w:r w:rsidR="00AF19D2" w:rsidRPr="00E0647F">
        <w:t>utilized</w:t>
      </w:r>
      <w:r w:rsidR="003E0668" w:rsidRPr="00E0647F">
        <w:t xml:space="preserve"> was not shared, but it is stated that it’s composed by “hundreds of images of 46 different plants, including both disease-infected and healthy leaves”; training was ran for 50 epochs, and, </w:t>
      </w:r>
      <w:r w:rsidR="0098609E">
        <w:t>while</w:t>
      </w:r>
      <w:r w:rsidR="003E0668" w:rsidRPr="00E0647F">
        <w:t xml:space="preserve"> the terms “testing” nor “</w:t>
      </w:r>
      <w:r w:rsidR="00CF4DFB" w:rsidRPr="00E0647F">
        <w:t>evaluation</w:t>
      </w:r>
      <w:r w:rsidR="003E0668" w:rsidRPr="00E0647F">
        <w:t xml:space="preserve">” appear on the </w:t>
      </w:r>
      <w:r w:rsidR="00B3313E">
        <w:t>card</w:t>
      </w:r>
      <w:r w:rsidR="003E0668" w:rsidRPr="00E0647F">
        <w:t>, it is claimed that “The model has achieved a precision (mAP@0.5) of 0.946 on the object detection task”.</w:t>
      </w:r>
    </w:p>
    <w:p w14:paraId="6683971D" w14:textId="55E9AB1A" w:rsidR="00D73C68" w:rsidRDefault="00326D01">
      <w:pPr>
        <w:pStyle w:val="BodyText"/>
        <w:jc w:val="both"/>
        <w:pPrChange w:id="684" w:author="Damian Andrew Tamburri" w:date="2025-11-25T14:55:00Z" w16du:dateUtc="2025-11-25T13:55:00Z">
          <w:pPr>
            <w:pStyle w:val="BodyText"/>
          </w:pPr>
        </w:pPrChange>
      </w:pPr>
      <w:r>
        <w:t xml:space="preserve">While the model card reports no license, YOLOv8 </w:t>
      </w:r>
      <w:r w:rsidR="003307A2">
        <w:t>is released</w:t>
      </w:r>
      <w:r w:rsidR="006F6F10">
        <w:t xml:space="preserve"> either</w:t>
      </w:r>
      <w:r w:rsidR="003307A2">
        <w:t xml:space="preserve"> under AGPL 3.0</w:t>
      </w:r>
      <w:r w:rsidR="006F6F10">
        <w:t xml:space="preserve"> or </w:t>
      </w:r>
      <w:r w:rsidR="006F6F10" w:rsidRPr="006F6F10">
        <w:t>YOLOv8 Commercial Licensing</w:t>
      </w:r>
      <w:r w:rsidR="006F6F10">
        <w:rPr>
          <w:b/>
          <w:bCs/>
        </w:rPr>
        <w:t xml:space="preserve"> </w:t>
      </w:r>
      <w:r w:rsidR="006F6F10" w:rsidRPr="006F6F10">
        <w:t>[]</w:t>
      </w:r>
      <w:r w:rsidR="006F6F10">
        <w:t>; since it</w:t>
      </w:r>
      <w:r w:rsidR="005D6D05">
        <w:t>’</w:t>
      </w:r>
      <w:r w:rsidR="006F6F10">
        <w:t>s not clear if this model can be used in commercial settings, it may be wise to contact the authors to request more information.</w:t>
      </w:r>
    </w:p>
    <w:p w14:paraId="2441CA0D" w14:textId="63B6A6BB" w:rsidR="006F6F10" w:rsidRPr="006F6F10" w:rsidRDefault="006F6F10">
      <w:pPr>
        <w:pStyle w:val="BodyText"/>
        <w:jc w:val="both"/>
        <w:rPr>
          <w:b/>
          <w:bCs/>
        </w:rPr>
        <w:pPrChange w:id="685" w:author="Damian Andrew Tamburri" w:date="2025-11-25T14:55:00Z" w16du:dateUtc="2025-11-25T13:55:00Z">
          <w:pPr>
            <w:pStyle w:val="BodyText"/>
          </w:pPr>
        </w:pPrChange>
      </w:pPr>
      <w:r>
        <w:t>Given the little information available in regards to this model, and</w:t>
      </w:r>
      <w:r w:rsidR="00C92C66">
        <w:t xml:space="preserve"> also given</w:t>
      </w:r>
      <w:r>
        <w:t xml:space="preserve"> that it performs the same task as [6], it may be better to use the latter model in a live application.</w:t>
      </w:r>
    </w:p>
    <w:p w14:paraId="3CCB3A39" w14:textId="5AEC6F0F" w:rsidR="00133F08" w:rsidRPr="00E0647F" w:rsidRDefault="00D73C68">
      <w:pPr>
        <w:jc w:val="both"/>
        <w:pPrChange w:id="686" w:author="Damian Andrew Tamburri" w:date="2025-11-25T14:55:00Z" w16du:dateUtc="2025-11-25T13:55:00Z">
          <w:pPr/>
        </w:pPrChange>
      </w:pPr>
      <w:r>
        <w:br w:type="page"/>
      </w:r>
    </w:p>
    <w:p w14:paraId="61492BDE" w14:textId="5B2B411B" w:rsidR="00133F08" w:rsidRPr="00E0647F" w:rsidRDefault="00623446">
      <w:pPr>
        <w:pStyle w:val="Heading2"/>
        <w:jc w:val="both"/>
        <w:pPrChange w:id="687" w:author="Damian Andrew Tamburri" w:date="2025-11-25T14:55:00Z" w16du:dateUtc="2025-11-25T13:55:00Z">
          <w:pPr>
            <w:pStyle w:val="Heading2"/>
          </w:pPr>
        </w:pPrChange>
      </w:pPr>
      <w:bookmarkStart w:id="688" w:name="_Toc214914316"/>
      <w:bookmarkStart w:id="689" w:name="plant-leaf-diseases-detection"/>
      <w:bookmarkEnd w:id="680"/>
      <w:r>
        <w:lastRenderedPageBreak/>
        <w:t>4</w:t>
      </w:r>
      <w:r w:rsidR="003E0668" w:rsidRPr="00E0647F">
        <w:t xml:space="preserve">.5 </w:t>
      </w:r>
      <w:r w:rsidR="000257D5">
        <w:t>Classification of Leaf Diseases</w:t>
      </w:r>
      <w:bookmarkEnd w:id="688"/>
    </w:p>
    <w:p w14:paraId="53A246BF" w14:textId="7556AAAE" w:rsidR="00133F08" w:rsidRPr="00E0647F" w:rsidRDefault="003E0668">
      <w:pPr>
        <w:pStyle w:val="BodyText"/>
        <w:jc w:val="both"/>
        <w:pPrChange w:id="690" w:author="Damian Andrew Tamburri" w:date="2025-11-25T14:55:00Z" w16du:dateUtc="2025-11-25T13:55:00Z">
          <w:pPr>
            <w:pStyle w:val="BodyText"/>
          </w:pPr>
        </w:pPrChange>
      </w:pPr>
      <w:r w:rsidRPr="00E0647F">
        <w:t>This model</w:t>
      </w:r>
      <w:r w:rsidR="000257D5">
        <w:t xml:space="preserve"> [14]</w:t>
      </w:r>
      <w:r w:rsidRPr="00E0647F">
        <w:t xml:space="preserve"> was trained for the purpose of evaluating the SelfSynthX framework [], a framework developed to fine-tune large multimodal models (LMMs) to improve their ability of performing fine-grained visual reasoning and increase explanation quality. We will see a brief overview of SelfSynthX, for more information please consult the original paper [].</w:t>
      </w:r>
    </w:p>
    <w:p w14:paraId="7540532E" w14:textId="77777777" w:rsidR="007463AA" w:rsidRDefault="003E0668">
      <w:pPr>
        <w:pStyle w:val="BodyText"/>
        <w:jc w:val="both"/>
        <w:pPrChange w:id="691" w:author="Damian Andrew Tamburri" w:date="2025-11-25T14:55:00Z" w16du:dateUtc="2025-11-25T13:55:00Z">
          <w:pPr>
            <w:pStyle w:val="BodyText"/>
          </w:pPr>
        </w:pPrChange>
      </w:pPr>
      <w:r w:rsidRPr="00E0647F">
        <w:t xml:space="preserve">Below is an overview of the framework’s architecture: </w:t>
      </w:r>
    </w:p>
    <w:p w14:paraId="309F6445" w14:textId="597EEC69" w:rsidR="007463AA" w:rsidRDefault="003E0668" w:rsidP="00C66D75">
      <w:pPr>
        <w:pStyle w:val="BodyText"/>
        <w:jc w:val="center"/>
      </w:pPr>
      <w:r w:rsidRPr="00E0647F">
        <w:rPr>
          <w:noProof/>
        </w:rPr>
        <w:drawing>
          <wp:inline distT="0" distB="0" distL="0" distR="0" wp14:anchorId="17679A63" wp14:editId="7C9A8002">
            <wp:extent cx="5334000" cy="1820540"/>
            <wp:effectExtent l="0" t="0" r="0" b="0"/>
            <wp:docPr id="45" name="Picture" descr="img"/>
            <wp:cNvGraphicFramePr/>
            <a:graphic xmlns:a="http://schemas.openxmlformats.org/drawingml/2006/main">
              <a:graphicData uri="http://schemas.openxmlformats.org/drawingml/2006/picture">
                <pic:pic xmlns:pic="http://schemas.openxmlformats.org/drawingml/2006/picture">
                  <pic:nvPicPr>
                    <pic:cNvPr id="46" name="Picture" descr="./img/selfsynth.png"/>
                    <pic:cNvPicPr>
                      <a:picLocks noChangeAspect="1" noChangeArrowheads="1"/>
                    </pic:cNvPicPr>
                  </pic:nvPicPr>
                  <pic:blipFill>
                    <a:blip r:embed="rId21"/>
                    <a:stretch>
                      <a:fillRect/>
                    </a:stretch>
                  </pic:blipFill>
                  <pic:spPr bwMode="auto">
                    <a:xfrm>
                      <a:off x="0" y="0"/>
                      <a:ext cx="5334000" cy="1820540"/>
                    </a:xfrm>
                    <a:prstGeom prst="rect">
                      <a:avLst/>
                    </a:prstGeom>
                    <a:noFill/>
                    <a:ln w="9525">
                      <a:noFill/>
                      <a:headEnd/>
                      <a:tailEnd/>
                    </a:ln>
                  </pic:spPr>
                </pic:pic>
              </a:graphicData>
            </a:graphic>
          </wp:inline>
        </w:drawing>
      </w:r>
    </w:p>
    <w:p w14:paraId="3D10A8CA" w14:textId="77777777" w:rsidR="00655F62" w:rsidRDefault="003E0668">
      <w:pPr>
        <w:pStyle w:val="BodyText"/>
        <w:jc w:val="both"/>
        <w:pPrChange w:id="692" w:author="Damian Andrew Tamburri" w:date="2025-11-25T14:55:00Z" w16du:dateUtc="2025-11-25T13:55:00Z">
          <w:pPr>
            <w:pStyle w:val="BodyText"/>
          </w:pPr>
        </w:pPrChange>
      </w:pPr>
      <w:r w:rsidRPr="00E0647F">
        <w:t xml:space="preserve">Given an image, </w:t>
      </w:r>
      <m:oMath>
        <m:r>
          <w:rPr>
            <w:rFonts w:ascii="Cambria Math" w:hAnsi="Cambria Math"/>
          </w:rPr>
          <m:t>X</m:t>
        </m:r>
      </m:oMath>
      <w:r w:rsidRPr="00E0647F">
        <w:t xml:space="preserve"> represents it’s true contents and </w:t>
      </w:r>
      <m:oMath>
        <m:r>
          <w:rPr>
            <w:rFonts w:ascii="Cambria Math" w:hAnsi="Cambria Math"/>
          </w:rPr>
          <m:t>c</m:t>
        </m:r>
      </m:oMath>
      <w:r w:rsidRPr="00E0647F">
        <w:t xml:space="preserve"> it’s class label, each </w:t>
      </w:r>
      <m:oMath>
        <m:r>
          <w:rPr>
            <w:rFonts w:ascii="Cambria Math" w:hAnsi="Cambria Math"/>
          </w:rPr>
          <m:t>c</m:t>
        </m:r>
      </m:oMath>
      <w:r w:rsidRPr="00E0647F">
        <w:t xml:space="preserve"> is associated with a set of visual concepts </w:t>
      </w:r>
      <m:oMath>
        <m:r>
          <w:rPr>
            <w:rFonts w:ascii="Cambria Math" w:hAnsi="Cambria Math"/>
          </w:rPr>
          <m:t>Z</m:t>
        </m:r>
      </m:oMath>
      <w:r w:rsidRPr="00E0647F">
        <w:t xml:space="preserve">, which can either be defined by domain experts or by an LLM; the base LMM we wish to fine-tune (LLaVa in the paper) will now be prompted to describe the image, generating a set of descriptions </w:t>
      </w:r>
      <m:oMath>
        <m:r>
          <w:rPr>
            <w:rFonts w:ascii="Cambria Math" w:hAnsi="Cambria Math"/>
          </w:rPr>
          <m:t>D</m:t>
        </m:r>
      </m:oMath>
      <w:r w:rsidRPr="00E0647F">
        <w:t xml:space="preserve">; the model is then tuned to maximise the mutual information between </w:t>
      </w:r>
      <m:oMath>
        <m:r>
          <w:rPr>
            <w:rFonts w:ascii="Cambria Math" w:hAnsi="Cambria Math"/>
          </w:rPr>
          <m:t>X</m:t>
        </m:r>
        <m:r>
          <m:rPr>
            <m:sty m:val="p"/>
          </m:rPr>
          <w:rPr>
            <w:rFonts w:ascii="Cambria Math" w:hAnsi="Cambria Math"/>
          </w:rPr>
          <m:t>,</m:t>
        </m:r>
        <m:r>
          <w:rPr>
            <w:rFonts w:ascii="Cambria Math" w:hAnsi="Cambria Math"/>
          </w:rPr>
          <m:t>D</m:t>
        </m:r>
      </m:oMath>
      <w:r w:rsidRPr="00E0647F">
        <w:t xml:space="preserve"> and </w:t>
      </w:r>
      <m:oMath>
        <m:r>
          <w:rPr>
            <w:rFonts w:ascii="Cambria Math" w:hAnsi="Cambria Math"/>
          </w:rPr>
          <m:t>Z</m:t>
        </m:r>
      </m:oMath>
      <w:r w:rsidRPr="00E0647F">
        <w:t xml:space="preserve">, and to select a set of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oMath>
      <w:r w:rsidRPr="00E0647F">
        <w:t xml:space="preserve"> which maximises the relevance of </w:t>
      </w:r>
      <m:oMath>
        <m:r>
          <w:rPr>
            <w:rFonts w:ascii="Cambria Math" w:hAnsi="Cambria Math"/>
          </w:rPr>
          <m:t>D</m:t>
        </m:r>
      </m:oMath>
      <w:r w:rsidRPr="00E0647F">
        <w:t xml:space="preserve"> to </w:t>
      </w:r>
      <m:oMath>
        <m:r>
          <w:rPr>
            <w:rFonts w:ascii="Cambria Math" w:hAnsi="Cambria Math"/>
          </w:rPr>
          <m:t>X</m:t>
        </m:r>
      </m:oMath>
      <w:r w:rsidRPr="00E0647F">
        <w:t>. Once $Z^* $ is found, it’s possible to generate an explainable answer for a classification on each image by prompting the base LMM, such as “What is this bird’s species? Explain your reasoning.”; the pairs image and query-answer are later used to fine-tune the LMM. The question reported above was asked to the evaluation model trained on a dataset of birds</w:t>
      </w:r>
    </w:p>
    <w:p w14:paraId="13810101" w14:textId="43281ED4" w:rsidR="00133F08" w:rsidRPr="00E0647F" w:rsidRDefault="003E0668">
      <w:pPr>
        <w:pStyle w:val="BodyText"/>
        <w:jc w:val="both"/>
        <w:pPrChange w:id="693" w:author="Damian Andrew Tamburri" w:date="2025-11-25T14:55:00Z" w16du:dateUtc="2025-11-25T13:55:00Z">
          <w:pPr>
            <w:pStyle w:val="BodyText"/>
          </w:pPr>
        </w:pPrChange>
      </w:pPr>
      <w:r w:rsidRPr="00E0647F">
        <w:t>After the above steps, the tuned model goes through the Rejection Sampling process: for each image and query, several candidate answers are generated, scoring each by how well it aligns with the image-specific $Z^* $; the highest scoring candidate is accepted for successive fine-tuning only if it also correctly predicts the image’s class label.</w:t>
      </w:r>
    </w:p>
    <w:p w14:paraId="0C963C66" w14:textId="699D4524" w:rsidR="00D73C68" w:rsidRPr="00655F62" w:rsidRDefault="003E0668">
      <w:pPr>
        <w:pStyle w:val="BodyText"/>
        <w:jc w:val="both"/>
        <w:pPrChange w:id="694" w:author="Damian Andrew Tamburri" w:date="2025-11-25T14:55:00Z" w16du:dateUtc="2025-11-25T13:55:00Z">
          <w:pPr>
            <w:pStyle w:val="BodyText"/>
          </w:pPr>
        </w:pPrChange>
      </w:pPr>
      <w:r w:rsidRPr="00E0647F">
        <w:t>As stated earlier, the model [] was trained to evaluate SelfSynthX: as such, it is a fine-tuned version of LLaVa trained on the Plant Diseases Dataset [https://www.kaggle.com/datasets/vipoooool/new-plant-diseases-dataset]; other than this model, others were trained on different datasets to evaluate the framework on different domains.</w:t>
      </w:r>
      <w:bookmarkStart w:id="695" w:name="keras-timeseries-anomaly-detection"/>
      <w:bookmarkEnd w:id="689"/>
      <w:r w:rsidR="00D73C68">
        <w:br w:type="page"/>
      </w:r>
    </w:p>
    <w:p w14:paraId="25A435CE" w14:textId="6103E57A" w:rsidR="00133F08" w:rsidRPr="00E0647F" w:rsidRDefault="00BF56B7">
      <w:pPr>
        <w:pStyle w:val="Heading2"/>
        <w:jc w:val="both"/>
        <w:pPrChange w:id="696" w:author="Damian Andrew Tamburri" w:date="2025-11-25T14:55:00Z" w16du:dateUtc="2025-11-25T13:55:00Z">
          <w:pPr>
            <w:pStyle w:val="Heading2"/>
          </w:pPr>
        </w:pPrChange>
      </w:pPr>
      <w:bookmarkStart w:id="697" w:name="_Toc214914317"/>
      <w:r>
        <w:lastRenderedPageBreak/>
        <w:t>4</w:t>
      </w:r>
      <w:r w:rsidR="003E0668" w:rsidRPr="00E0647F">
        <w:t>.6 Timeseries Anomaly Detection</w:t>
      </w:r>
      <w:bookmarkEnd w:id="697"/>
    </w:p>
    <w:p w14:paraId="7F3E25D4" w14:textId="7C9F3147" w:rsidR="00C37F38" w:rsidRDefault="009D38DE">
      <w:pPr>
        <w:jc w:val="both"/>
        <w:pPrChange w:id="698" w:author="Damian Andrew Tamburri" w:date="2025-11-25T14:55:00Z" w16du:dateUtc="2025-11-25T13:55:00Z">
          <w:pPr/>
        </w:pPrChange>
      </w:pPr>
      <w:r>
        <w:t>This</w:t>
      </w:r>
      <w:r w:rsidR="00C37F38" w:rsidRPr="00C37F38">
        <w:t xml:space="preserve"> model</w:t>
      </w:r>
      <w:r w:rsidR="00F02833">
        <w:t xml:space="preserve"> [16]</w:t>
      </w:r>
      <w:r w:rsidR="00C37F38" w:rsidRPr="00C37F38">
        <w:t xml:space="preserve"> is an example implementation provided by the Keras team, designed to </w:t>
      </w:r>
      <w:r>
        <w:t>perform anomaly detection</w:t>
      </w:r>
      <w:r w:rsidR="00C37F38" w:rsidRPr="00C37F38">
        <w:t xml:space="preserve"> in time</w:t>
      </w:r>
      <w:r>
        <w:t xml:space="preserve"> </w:t>
      </w:r>
      <w:r w:rsidR="00C37F38" w:rsidRPr="00C37F38">
        <w:t xml:space="preserve">series data using a reconstruction-based autoencoder architecture. </w:t>
      </w:r>
      <w:r>
        <w:t xml:space="preserve">Like previous </w:t>
      </w:r>
      <w:r w:rsidR="00693978">
        <w:t xml:space="preserve">discussed </w:t>
      </w:r>
      <w:r>
        <w:t>models that perform anomaly detection</w:t>
      </w:r>
      <w:r w:rsidR="00C37F38" w:rsidRPr="00C37F38">
        <w:t xml:space="preserve">, </w:t>
      </w:r>
      <w:r>
        <w:t>this model</w:t>
      </w:r>
      <w:r w:rsidR="00C37F38" w:rsidRPr="00C37F38">
        <w:t xml:space="preserve"> </w:t>
      </w:r>
      <w:r>
        <w:t>finds uses</w:t>
      </w:r>
      <w:r w:rsidR="00C37F38" w:rsidRPr="00C37F38">
        <w:t xml:space="preserve"> in smart farming </w:t>
      </w:r>
      <w:r w:rsidR="002356EA">
        <w:t xml:space="preserve">to detect </w:t>
      </w:r>
      <w:r w:rsidR="00C37F38" w:rsidRPr="00C37F38">
        <w:t>sensor data irregularities due to malfunction</w:t>
      </w:r>
      <w:r>
        <w:t xml:space="preserve"> or</w:t>
      </w:r>
      <w:r w:rsidR="00C37F38" w:rsidRPr="00C37F38">
        <w:t xml:space="preserve"> environmental stress.</w:t>
      </w:r>
    </w:p>
    <w:p w14:paraId="20849276" w14:textId="5FC9197F" w:rsidR="00C81F78" w:rsidRPr="00C37F38" w:rsidRDefault="00C81F78">
      <w:pPr>
        <w:jc w:val="both"/>
        <w:pPrChange w:id="699" w:author="Damian Andrew Tamburri" w:date="2025-11-25T14:55:00Z" w16du:dateUtc="2025-11-25T13:55:00Z">
          <w:pPr/>
        </w:pPrChange>
      </w:pPr>
      <w:r w:rsidRPr="00C81F78">
        <w:t>Keras is a high-level deep learning API built on top of frameworks like TensorFlow</w:t>
      </w:r>
      <w:r w:rsidR="00601ECB">
        <w:t>,</w:t>
      </w:r>
      <w:r w:rsidRPr="00C81F78">
        <w:t xml:space="preserve"> designed to simplify the creation, training, and deployment of neural networks</w:t>
      </w:r>
      <w:r w:rsidR="00601ECB">
        <w:t>.</w:t>
      </w:r>
    </w:p>
    <w:p w14:paraId="0E3E3BB1" w14:textId="3B3B3D9C" w:rsidR="00C37F38" w:rsidRPr="00C37F38" w:rsidRDefault="00C37F38">
      <w:pPr>
        <w:jc w:val="both"/>
        <w:pPrChange w:id="700" w:author="Damian Andrew Tamburri" w:date="2025-11-25T14:55:00Z" w16du:dateUtc="2025-11-25T13:55:00Z">
          <w:pPr/>
        </w:pPrChange>
      </w:pPr>
      <w:r w:rsidRPr="00C37F38">
        <w:t>The model is built around a convolutional autoencoder, which learns to reconstruct time</w:t>
      </w:r>
      <w:r w:rsidR="00B567F5">
        <w:t xml:space="preserve"> </w:t>
      </w:r>
      <w:r w:rsidRPr="00C37F38">
        <w:t>series signals. During training, the autoencoder is exposed to normal patterns of behavior; anomalies are then detected when the reconstruction error exceeds a defined threshold.</w:t>
      </w:r>
    </w:p>
    <w:p w14:paraId="0484AA94" w14:textId="54CF559A" w:rsidR="00C37F38" w:rsidRPr="00C37F38" w:rsidRDefault="00C37F38">
      <w:pPr>
        <w:jc w:val="both"/>
        <w:pPrChange w:id="701" w:author="Damian Andrew Tamburri" w:date="2025-11-25T14:55:00Z" w16du:dateUtc="2025-11-25T13:55:00Z">
          <w:pPr/>
        </w:pPrChange>
      </w:pPr>
      <w:r w:rsidRPr="00C37F38">
        <w:t>The model was trained on the Numenta Anomaly Benchmark (NAB) dataset</w:t>
      </w:r>
      <w:r w:rsidR="00D95A46">
        <w:t xml:space="preserve"> []</w:t>
      </w:r>
      <w:r w:rsidRPr="00C37F38">
        <w:t>, which provides synthetic time</w:t>
      </w:r>
      <w:r w:rsidR="00665866">
        <w:t xml:space="preserve"> </w:t>
      </w:r>
      <w:r w:rsidRPr="00C37F38">
        <w:t xml:space="preserve">series data with labeled anomalous periods. While useful for demonstrating anomaly detection, NAB is not specific to agriculture, </w:t>
      </w:r>
      <w:r w:rsidR="004E2757">
        <w:t>as such</w:t>
      </w:r>
      <w:r w:rsidRPr="00C37F38">
        <w:t xml:space="preserve"> fine-tuning</w:t>
      </w:r>
      <w:r w:rsidR="009C3187">
        <w:t>, or outright training a model from scratch,</w:t>
      </w:r>
      <w:r w:rsidRPr="00C37F38">
        <w:t xml:space="preserve"> would be necessary for deployment in Farm-Tech.</w:t>
      </w:r>
    </w:p>
    <w:p w14:paraId="24D0F17B" w14:textId="2DAEDD1A" w:rsidR="00C37F38" w:rsidRPr="00C37F38" w:rsidRDefault="00B567F5">
      <w:pPr>
        <w:jc w:val="both"/>
        <w:pPrChange w:id="702" w:author="Damian Andrew Tamburri" w:date="2025-11-25T14:55:00Z" w16du:dateUtc="2025-11-25T13:55:00Z">
          <w:pPr/>
        </w:pPrChange>
      </w:pPr>
      <w:r>
        <w:t xml:space="preserve">No license is reported on the model card, although </w:t>
      </w:r>
      <w:r w:rsidR="00A3200A">
        <w:t>the GitHub repository containing the code used for training the model reports an Apache 2.0 license.</w:t>
      </w:r>
    </w:p>
    <w:p w14:paraId="545F6A99" w14:textId="72AC3E97" w:rsidR="00C37F38" w:rsidRPr="00C37F38" w:rsidRDefault="00835C6A">
      <w:pPr>
        <w:jc w:val="both"/>
        <w:pPrChange w:id="703" w:author="Damian Andrew Tamburri" w:date="2025-11-25T14:55:00Z" w16du:dateUtc="2025-11-25T13:55:00Z">
          <w:pPr/>
        </w:pPrChange>
      </w:pPr>
      <w:r>
        <w:t>Concluding, this</w:t>
      </w:r>
      <w:r w:rsidR="00C37F38" w:rsidRPr="00C37F38">
        <w:t xml:space="preserve"> model provides </w:t>
      </w:r>
      <w:r w:rsidR="00C922AD">
        <w:t>the same functionality of the IBM Granite models, with the deficit of having been trained on a small dataset unrelated to farming; additionally, the data used contained only univariate time series, further hindering the applicability of this model in a live application. As such, it is believed that the reusability of this model is not on-par with other, similar models; instead of training a new model from scratch utilizing the Keras API and relevant data,</w:t>
      </w:r>
      <w:r w:rsidR="00C37F38" w:rsidRPr="00C37F38">
        <w:t xml:space="preserve"> </w:t>
      </w:r>
      <w:r w:rsidR="00C922AD">
        <w:t>it may be more efficient to instead fine-tune other models seen earlier in this work.</w:t>
      </w:r>
    </w:p>
    <w:p w14:paraId="2E1FA21F" w14:textId="13CD63A4" w:rsidR="00133F08" w:rsidRPr="00E0647F" w:rsidRDefault="00D73C68">
      <w:pPr>
        <w:jc w:val="both"/>
        <w:pPrChange w:id="704" w:author="Damian Andrew Tamburri" w:date="2025-11-25T14:55:00Z" w16du:dateUtc="2025-11-25T13:55:00Z">
          <w:pPr/>
        </w:pPrChange>
      </w:pPr>
      <w:r>
        <w:br w:type="page"/>
      </w:r>
    </w:p>
    <w:p w14:paraId="45FAD1FC" w14:textId="65FFEB87" w:rsidR="00133F08" w:rsidRPr="00E0647F" w:rsidRDefault="00BF56B7">
      <w:pPr>
        <w:pStyle w:val="Heading2"/>
        <w:jc w:val="both"/>
        <w:pPrChange w:id="705" w:author="Damian Andrew Tamburri" w:date="2025-11-25T14:55:00Z" w16du:dateUtc="2025-11-25T13:55:00Z">
          <w:pPr>
            <w:pStyle w:val="Heading2"/>
          </w:pPr>
        </w:pPrChange>
      </w:pPr>
      <w:bookmarkStart w:id="706" w:name="_Toc214914318"/>
      <w:bookmarkStart w:id="707" w:name="adaptllm-remote-sensing"/>
      <w:bookmarkEnd w:id="695"/>
      <w:r>
        <w:lastRenderedPageBreak/>
        <w:t>4</w:t>
      </w:r>
      <w:r w:rsidR="003E0668" w:rsidRPr="00E0647F">
        <w:t>.7 AdaptLLM Remote Sensing</w:t>
      </w:r>
      <w:bookmarkEnd w:id="706"/>
    </w:p>
    <w:p w14:paraId="42568584" w14:textId="54959D9E" w:rsidR="00133F08" w:rsidRPr="00E0647F" w:rsidRDefault="003E0668">
      <w:pPr>
        <w:pStyle w:val="FirstParagraph"/>
        <w:jc w:val="both"/>
        <w:pPrChange w:id="708" w:author="Damian Andrew Tamburri" w:date="2025-11-25T14:55:00Z" w16du:dateUtc="2025-11-25T13:55:00Z">
          <w:pPr>
            <w:pStyle w:val="FirstParagraph"/>
          </w:pPr>
        </w:pPrChange>
      </w:pPr>
      <w:r w:rsidRPr="00E0647F">
        <w:t>These models</w:t>
      </w:r>
      <w:r w:rsidR="00F02833">
        <w:t xml:space="preserve"> [9] [10]</w:t>
      </w:r>
      <w:r w:rsidRPr="00E0647F">
        <w:t xml:space="preserve"> have been trained in the context of this paper [https://arxiv.org/abs/2411.19930], which aims at adapting general multimodal large language models (MLLMs) to specific domains: the domains considered in the paper are biomedicine, food, and remote sensing, while the models </w:t>
      </w:r>
      <w:r w:rsidR="00746B73" w:rsidRPr="00E0647F">
        <w:t>analyzed</w:t>
      </w:r>
      <w:r w:rsidRPr="00E0647F">
        <w:t xml:space="preserve"> are Qwen2-VL-2B, LLaVA-v1.6-8B, and Llama-3.2-VL-11B; the two models retrieved for our research are the models adapted from Llama and Qwen2 for the remote sensing domain</w:t>
      </w:r>
      <w:r w:rsidR="00CD4A84">
        <w:t>, the LLaVa was not retrieved as it had less than 100 downloads.</w:t>
      </w:r>
    </w:p>
    <w:p w14:paraId="0C4CF20C" w14:textId="77777777" w:rsidR="00133F08" w:rsidRPr="00E0647F" w:rsidRDefault="003E0668">
      <w:pPr>
        <w:pStyle w:val="BodyText"/>
        <w:jc w:val="both"/>
        <w:pPrChange w:id="709" w:author="Damian Andrew Tamburri" w:date="2025-11-25T14:55:00Z" w16du:dateUtc="2025-11-25T13:55:00Z">
          <w:pPr>
            <w:pStyle w:val="BodyText"/>
          </w:pPr>
        </w:pPrChange>
      </w:pPr>
      <w:r w:rsidRPr="00E0647F">
        <w:t>Below is an overview of the training process:</w:t>
      </w:r>
    </w:p>
    <w:p w14:paraId="7EEE68B5" w14:textId="77777777" w:rsidR="00133F08" w:rsidRPr="00E0647F" w:rsidRDefault="003E0668">
      <w:pPr>
        <w:pStyle w:val="CaptionedFigure"/>
        <w:jc w:val="both"/>
        <w:pPrChange w:id="710" w:author="Damian Andrew Tamburri" w:date="2025-11-25T14:55:00Z" w16du:dateUtc="2025-11-25T13:55:00Z">
          <w:pPr>
            <w:pStyle w:val="CaptionedFigure"/>
            <w:jc w:val="center"/>
          </w:pPr>
        </w:pPrChange>
      </w:pPr>
      <w:r w:rsidRPr="00E0647F">
        <w:rPr>
          <w:noProof/>
        </w:rPr>
        <w:drawing>
          <wp:inline distT="0" distB="0" distL="0" distR="0" wp14:anchorId="4E2DD57D" wp14:editId="4E9ED556">
            <wp:extent cx="6276975" cy="4225381"/>
            <wp:effectExtent l="0" t="0" r="0" b="3810"/>
            <wp:docPr id="50" name="Picture" descr="img"/>
            <wp:cNvGraphicFramePr/>
            <a:graphic xmlns:a="http://schemas.openxmlformats.org/drawingml/2006/main">
              <a:graphicData uri="http://schemas.openxmlformats.org/drawingml/2006/picture">
                <pic:pic xmlns:pic="http://schemas.openxmlformats.org/drawingml/2006/picture">
                  <pic:nvPicPr>
                    <pic:cNvPr id="51" name="Picture" descr="./img/adaptlmm.png"/>
                    <pic:cNvPicPr>
                      <a:picLocks noChangeAspect="1" noChangeArrowheads="1"/>
                    </pic:cNvPicPr>
                  </pic:nvPicPr>
                  <pic:blipFill>
                    <a:blip r:embed="rId22"/>
                    <a:stretch>
                      <a:fillRect/>
                    </a:stretch>
                  </pic:blipFill>
                  <pic:spPr bwMode="auto">
                    <a:xfrm>
                      <a:off x="0" y="0"/>
                      <a:ext cx="6285701" cy="4231255"/>
                    </a:xfrm>
                    <a:prstGeom prst="rect">
                      <a:avLst/>
                    </a:prstGeom>
                    <a:noFill/>
                    <a:ln w="9525">
                      <a:noFill/>
                      <a:headEnd/>
                      <a:tailEnd/>
                    </a:ln>
                  </pic:spPr>
                </pic:pic>
              </a:graphicData>
            </a:graphic>
          </wp:inline>
        </w:drawing>
      </w:r>
    </w:p>
    <w:p w14:paraId="5FBC9FE0" w14:textId="256AE0AD" w:rsidR="00133F08" w:rsidRDefault="003E0668">
      <w:pPr>
        <w:pStyle w:val="BodyText"/>
        <w:jc w:val="both"/>
        <w:pPrChange w:id="711" w:author="Damian Andrew Tamburri" w:date="2025-11-25T14:55:00Z" w16du:dateUtc="2025-11-25T13:55:00Z">
          <w:pPr>
            <w:pStyle w:val="BodyText"/>
          </w:pPr>
        </w:pPrChange>
      </w:pPr>
      <w:r w:rsidRPr="00E0647F">
        <w:t>The process to fine-tune the original MLLMs is quite simple: A) a base model is fed a corpus of image-caption pairs plus a few triplets composed by an instruction (a natural</w:t>
      </w:r>
      <w:r w:rsidRPr="00E0647F">
        <w:rPr>
          <w:rFonts w:ascii="Cambria Math" w:hAnsi="Cambria Math" w:cs="Cambria Math"/>
        </w:rPr>
        <w:t>‑</w:t>
      </w:r>
      <w:r w:rsidRPr="00E0647F">
        <w:t>language task prompt derived from the image and caption), informative reasoning (chain</w:t>
      </w:r>
      <w:r w:rsidRPr="00E0647F">
        <w:rPr>
          <w:rFonts w:ascii="Cambria Math" w:hAnsi="Cambria Math" w:cs="Cambria Math"/>
        </w:rPr>
        <w:t>‑</w:t>
      </w:r>
      <w:r w:rsidRPr="00E0647F">
        <w:t>of</w:t>
      </w:r>
      <w:r w:rsidRPr="00E0647F">
        <w:rPr>
          <w:rFonts w:ascii="Cambria Math" w:hAnsi="Cambria Math" w:cs="Cambria Math"/>
        </w:rPr>
        <w:t>‑</w:t>
      </w:r>
      <w:r w:rsidRPr="00E0647F">
        <w:t xml:space="preserve">thought style steps supporting the answer) and precise answer (the concise final response), and fine-tuned to generate more of these triplets given an image and caption pair, as such it is now called Synthesizer; B) the synthesizer now goes through a language model </w:t>
      </w:r>
      <w:r w:rsidR="001C2944" w:rsidRPr="00E0647F">
        <w:t>which</w:t>
      </w:r>
      <w:r w:rsidRPr="00E0647F">
        <w:t xml:space="preserve"> classifies each triplet as consistent or not, that is whether the precise and informative responses align, dumping the inconsistent triplets; lastly, the consistent triplets generated by the synthesizer are used to post-train the MLLM model on the domain of interest. Do note that this last step showcased in this work has been simplified, more information can be found in the original paper [].</w:t>
      </w:r>
    </w:p>
    <w:p w14:paraId="534522A8" w14:textId="77777777" w:rsidR="006F45C4" w:rsidRDefault="006F45C4">
      <w:pPr>
        <w:pStyle w:val="BodyText"/>
        <w:jc w:val="both"/>
        <w:pPrChange w:id="712" w:author="Damian Andrew Tamburri" w:date="2025-11-25T14:55:00Z" w16du:dateUtc="2025-11-25T13:55:00Z">
          <w:pPr>
            <w:pStyle w:val="BodyText"/>
          </w:pPr>
        </w:pPrChange>
      </w:pPr>
    </w:p>
    <w:p w14:paraId="69017D20" w14:textId="77777777" w:rsidR="006F45C4" w:rsidRPr="00E0647F" w:rsidRDefault="006F45C4">
      <w:pPr>
        <w:pStyle w:val="BodyText"/>
        <w:jc w:val="both"/>
        <w:pPrChange w:id="713" w:author="Damian Andrew Tamburri" w:date="2025-11-25T14:55:00Z" w16du:dateUtc="2025-11-25T13:55:00Z">
          <w:pPr>
            <w:pStyle w:val="BodyText"/>
          </w:pPr>
        </w:pPrChange>
      </w:pPr>
    </w:p>
    <w:p w14:paraId="61F1C96E" w14:textId="77777777" w:rsidR="006F45C4" w:rsidRDefault="003E0668">
      <w:pPr>
        <w:pStyle w:val="BodyText"/>
        <w:jc w:val="both"/>
        <w:pPrChange w:id="714" w:author="Damian Andrew Tamburri" w:date="2025-11-25T14:55:00Z" w16du:dateUtc="2025-11-25T13:55:00Z">
          <w:pPr>
            <w:pStyle w:val="BodyText"/>
          </w:pPr>
        </w:pPrChange>
      </w:pPr>
      <w:r w:rsidRPr="00E0647F">
        <w:lastRenderedPageBreak/>
        <w:t>To experiment the proposed fine-tuning, a synthesizer based on LLaVa-v1.6-8B was used to generate triplets relevant to three domains, that is biomedicine, food and remote sensing; Qwen2, LLaVa and Llama were then trained on the synthesizer data and then compared to several baselines (different for each domain), resulting in the models trained with the proposed method consistently outperforming the baselines.</w:t>
      </w:r>
    </w:p>
    <w:p w14:paraId="68CC0E1D" w14:textId="77777777" w:rsidR="006F45C4" w:rsidRDefault="006F45C4">
      <w:pPr>
        <w:pStyle w:val="BodyText"/>
        <w:jc w:val="both"/>
        <w:pPrChange w:id="715" w:author="Damian Andrew Tamburri" w:date="2025-11-25T14:55:00Z" w16du:dateUtc="2025-11-25T13:55:00Z">
          <w:pPr>
            <w:pStyle w:val="BodyText"/>
          </w:pPr>
        </w:pPrChange>
      </w:pPr>
      <w:r>
        <w:t>The models retrieved in this work are the Qwen and LLaVa based trained on remote sensing; since both models perform the same task, testing may be necessary to determine which one is more appropriate for the implementation we’re aiming for.</w:t>
      </w:r>
    </w:p>
    <w:p w14:paraId="4EB4BE79" w14:textId="12B6896D" w:rsidR="00133F08" w:rsidRPr="00E0647F" w:rsidRDefault="006F45C4">
      <w:pPr>
        <w:pStyle w:val="BodyText"/>
        <w:jc w:val="both"/>
        <w:pPrChange w:id="716" w:author="Damian Andrew Tamburri" w:date="2025-11-25T14:55:00Z" w16du:dateUtc="2025-11-25T13:55:00Z">
          <w:pPr>
            <w:pStyle w:val="BodyText"/>
          </w:pPr>
        </w:pPrChange>
      </w:pPr>
      <w:r>
        <w:t xml:space="preserve">Performing drone-imagery analysis can be a useful task for precision farming, providing a natural-text description of images to end users, for example estimating the status of the crop. It is important to remember the licenses: neither of the model cards report any license, but they both redirect to a GitHub repo which lists the </w:t>
      </w:r>
      <w:r w:rsidRPr="006F45C4">
        <w:t>“Beijing Institute for General Artificial Intelligence BIGAI License Agreement”</w:t>
      </w:r>
      <w:r>
        <w:t>, which requires to pay a fee to the original authors; as such, contacting the authors before implementing these models is in order.</w:t>
      </w:r>
      <w:r w:rsidR="00D73C68">
        <w:br w:type="page"/>
      </w:r>
    </w:p>
    <w:p w14:paraId="008F7CBB" w14:textId="3B378FA9" w:rsidR="00133F08" w:rsidRPr="00E0647F" w:rsidRDefault="00BF56B7">
      <w:pPr>
        <w:pStyle w:val="Heading2"/>
        <w:jc w:val="both"/>
        <w:pPrChange w:id="717" w:author="Damian Andrew Tamburri" w:date="2025-11-25T14:55:00Z" w16du:dateUtc="2025-11-25T13:55:00Z">
          <w:pPr>
            <w:pStyle w:val="Heading2"/>
          </w:pPr>
        </w:pPrChange>
      </w:pPr>
      <w:bookmarkStart w:id="718" w:name="_Toc214914319"/>
      <w:bookmarkStart w:id="719" w:name="cropseek-llm"/>
      <w:bookmarkEnd w:id="707"/>
      <w:r>
        <w:lastRenderedPageBreak/>
        <w:t>4</w:t>
      </w:r>
      <w:r w:rsidR="003E0668" w:rsidRPr="00E0647F">
        <w:t>.8 CropSeek LLM</w:t>
      </w:r>
      <w:bookmarkEnd w:id="718"/>
    </w:p>
    <w:p w14:paraId="74084EB0" w14:textId="360CD637" w:rsidR="002A746B" w:rsidRDefault="002A746B">
      <w:pPr>
        <w:pStyle w:val="FirstParagraph"/>
        <w:jc w:val="both"/>
        <w:pPrChange w:id="720" w:author="Damian Andrew Tamburri" w:date="2025-11-25T14:55:00Z" w16du:dateUtc="2025-11-25T13:55:00Z">
          <w:pPr>
            <w:pStyle w:val="FirstParagraph"/>
          </w:pPr>
        </w:pPrChange>
      </w:pPr>
      <w:r>
        <w:t>This model</w:t>
      </w:r>
      <w:r w:rsidR="00C164C1">
        <w:t xml:space="preserve"> [</w:t>
      </w:r>
      <w:r w:rsidR="0069453F">
        <w:t>13</w:t>
      </w:r>
      <w:r w:rsidR="00C164C1">
        <w:t>]</w:t>
      </w:r>
      <w:r w:rsidRPr="002A746B">
        <w:t xml:space="preserve"> is a fine-tuned language model designed for agricultural applications, with a focus on crop optimization. It is based on the DeepSeek</w:t>
      </w:r>
      <w:r>
        <w:t xml:space="preserve"> </w:t>
      </w:r>
      <w:r w:rsidRPr="002A746B">
        <w:t>R1 model</w:t>
      </w:r>
      <w:r>
        <w:t xml:space="preserve"> []</w:t>
      </w:r>
      <w:r w:rsidRPr="002A746B">
        <w:t xml:space="preserve"> and fine-tuned using </w:t>
      </w:r>
      <w:r>
        <w:t>a</w:t>
      </w:r>
      <w:r w:rsidRPr="002A746B">
        <w:t xml:space="preserve"> dataset</w:t>
      </w:r>
      <w:r w:rsidR="00C164C1">
        <w:t xml:space="preserve"> []</w:t>
      </w:r>
      <w:r>
        <w:t xml:space="preserve"> containing a small corpus of question-answer pairs</w:t>
      </w:r>
      <w:r w:rsidR="00F248DC">
        <w:t xml:space="preserve">, linked to the crop being considered; </w:t>
      </w:r>
      <w:del w:id="721" w:author="Loris Pennucci" w:date="2025-11-25T21:22:00Z" w16du:dateUtc="2025-11-25T20:22:00Z">
        <w:r w:rsidR="00F248DC" w:rsidDel="002E6FEF">
          <w:delText>Image 5</w:delText>
        </w:r>
      </w:del>
      <w:ins w:id="722" w:author="Loris Pennucci" w:date="2025-11-25T21:22:00Z" w16du:dateUtc="2025-11-25T20:22:00Z">
        <w:r w:rsidR="002E6FEF">
          <w:t>Figure 6</w:t>
        </w:r>
      </w:ins>
      <w:r w:rsidR="00F248DC">
        <w:t xml:space="preserve"> contains a preview of the dataset</w:t>
      </w:r>
      <w:r w:rsidRPr="002A746B">
        <w:t xml:space="preserve">. The model leverages LoRA (Low-Rank Adaptation) techniques </w:t>
      </w:r>
      <w:r>
        <w:t xml:space="preserve">[] </w:t>
      </w:r>
      <w:r w:rsidRPr="002A746B">
        <w:t>to efficiently adapt the base model to domain-specific tasks</w:t>
      </w:r>
      <w:r>
        <w:t>.</w:t>
      </w:r>
    </w:p>
    <w:p w14:paraId="3F6FDE3B" w14:textId="77777777" w:rsidR="00F248DC" w:rsidRDefault="00F248DC">
      <w:pPr>
        <w:pStyle w:val="BodyText"/>
        <w:keepNext/>
        <w:jc w:val="both"/>
        <w:pPrChange w:id="723" w:author="Damian Andrew Tamburri" w:date="2025-11-25T14:55:00Z" w16du:dateUtc="2025-11-25T13:55:00Z">
          <w:pPr>
            <w:pStyle w:val="BodyText"/>
            <w:keepNext/>
          </w:pPr>
        </w:pPrChange>
      </w:pPr>
      <w:r w:rsidRPr="00F248DC">
        <w:rPr>
          <w:noProof/>
        </w:rPr>
        <w:drawing>
          <wp:inline distT="0" distB="0" distL="0" distR="0" wp14:anchorId="7D6CF4A2" wp14:editId="69C3A930">
            <wp:extent cx="6645910" cy="2597150"/>
            <wp:effectExtent l="0" t="0" r="2540" b="0"/>
            <wp:docPr id="182415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57350" name=""/>
                    <pic:cNvPicPr/>
                  </pic:nvPicPr>
                  <pic:blipFill>
                    <a:blip r:embed="rId23"/>
                    <a:stretch>
                      <a:fillRect/>
                    </a:stretch>
                  </pic:blipFill>
                  <pic:spPr>
                    <a:xfrm>
                      <a:off x="0" y="0"/>
                      <a:ext cx="6645910" cy="2597150"/>
                    </a:xfrm>
                    <a:prstGeom prst="rect">
                      <a:avLst/>
                    </a:prstGeom>
                  </pic:spPr>
                </pic:pic>
              </a:graphicData>
            </a:graphic>
          </wp:inline>
        </w:drawing>
      </w:r>
    </w:p>
    <w:p w14:paraId="6C93EEAC" w14:textId="1546F26D" w:rsidR="00F248DC" w:rsidRPr="002A746B" w:rsidRDefault="00F248DC">
      <w:pPr>
        <w:pStyle w:val="Caption"/>
        <w:jc w:val="both"/>
        <w:pPrChange w:id="724" w:author="Damian Andrew Tamburri" w:date="2025-11-25T14:55:00Z" w16du:dateUtc="2025-11-25T13:55:00Z">
          <w:pPr>
            <w:pStyle w:val="Caption"/>
            <w:jc w:val="center"/>
          </w:pPr>
        </w:pPrChange>
      </w:pPr>
      <w:r>
        <w:t xml:space="preserve">Figure </w:t>
      </w:r>
      <w:fldSimple w:instr=" SEQ Figure \* ARABIC ">
        <w:ins w:id="725" w:author="Loris Pennucci" w:date="2025-11-25T21:09:00Z" w16du:dateUtc="2025-11-25T20:09:00Z">
          <w:r w:rsidR="004A7836">
            <w:rPr>
              <w:noProof/>
            </w:rPr>
            <w:t>6</w:t>
          </w:r>
        </w:ins>
        <w:del w:id="726" w:author="Loris Pennucci" w:date="2025-11-25T21:09:00Z" w16du:dateUtc="2025-11-25T20:09:00Z">
          <w:r w:rsidDel="004A7836">
            <w:rPr>
              <w:noProof/>
            </w:rPr>
            <w:delText>5</w:delText>
          </w:r>
        </w:del>
      </w:fldSimple>
      <w:r>
        <w:t>: Sample of the dataset used for fine-tuning</w:t>
      </w:r>
    </w:p>
    <w:p w14:paraId="7DBFBADB" w14:textId="168E26C7" w:rsidR="002A746B" w:rsidRPr="002A746B" w:rsidRDefault="002A746B">
      <w:pPr>
        <w:pStyle w:val="FirstParagraph"/>
        <w:jc w:val="both"/>
        <w:pPrChange w:id="727" w:author="Damian Andrew Tamburri" w:date="2025-11-25T14:55:00Z" w16du:dateUtc="2025-11-25T13:55:00Z">
          <w:pPr>
            <w:pStyle w:val="FirstParagraph"/>
          </w:pPr>
        </w:pPrChange>
      </w:pPr>
      <w:r>
        <w:t xml:space="preserve">The </w:t>
      </w:r>
      <w:r w:rsidRPr="002A746B">
        <w:t xml:space="preserve">training dataset </w:t>
      </w:r>
      <w:r w:rsidR="00431688">
        <w:t>is</w:t>
      </w:r>
      <w:r w:rsidR="009212ED">
        <w:t xml:space="preserve"> </w:t>
      </w:r>
      <w:r w:rsidR="00431688">
        <w:t>very limited</w:t>
      </w:r>
      <w:r w:rsidR="00CC693F">
        <w:t xml:space="preserve"> in</w:t>
      </w:r>
      <w:r w:rsidR="00431688">
        <w:t xml:space="preserve"> size for the intended task, totaling at 40 entries</w:t>
      </w:r>
      <w:r w:rsidR="00F248DC">
        <w:t xml:space="preserve">; </w:t>
      </w:r>
      <w:r w:rsidR="00C164C1">
        <w:t xml:space="preserve">only four types of </w:t>
      </w:r>
      <w:r w:rsidR="0049395F">
        <w:t>crops</w:t>
      </w:r>
      <w:r w:rsidR="00C164C1">
        <w:t xml:space="preserve"> are</w:t>
      </w:r>
      <w:r w:rsidR="00F248DC">
        <w:t xml:space="preserve"> </w:t>
      </w:r>
      <w:r w:rsidR="00C164C1">
        <w:t xml:space="preserve">present: Green Peppers, Jam Tomatoes, Cabbage and </w:t>
      </w:r>
      <w:r w:rsidR="00C164C1" w:rsidRPr="00C164C1">
        <w:t>Marigold Flowers</w:t>
      </w:r>
      <w:r w:rsidRPr="002A746B">
        <w:t xml:space="preserve">. </w:t>
      </w:r>
      <w:r w:rsidR="00C164C1">
        <w:t>Given the</w:t>
      </w:r>
      <w:r w:rsidR="0049395F">
        <w:t xml:space="preserve"> small size of the corpus, as well as the small variety of crops considered, further fine-tuning is most likely needed before use in a live application.</w:t>
      </w:r>
    </w:p>
    <w:p w14:paraId="3F706CC1" w14:textId="657CBDA1" w:rsidR="002A746B" w:rsidRPr="002A746B" w:rsidRDefault="002A746B">
      <w:pPr>
        <w:pStyle w:val="FirstParagraph"/>
        <w:jc w:val="both"/>
        <w:pPrChange w:id="728" w:author="Damian Andrew Tamburri" w:date="2025-11-25T14:55:00Z" w16du:dateUtc="2025-11-25T13:55:00Z">
          <w:pPr>
            <w:pStyle w:val="FirstParagraph"/>
          </w:pPr>
        </w:pPrChange>
      </w:pPr>
      <w:r w:rsidRPr="002A746B">
        <w:t>Within Farm-Tech, CropSeek could serve as a conversational assistant for farmers and agronomists. Its ability to provide recommendations on planting seasons, soil conditions, pest control, and irrigation strategies aligns well with Farm-Tech’s mission of supporting sustainable agricultural practices. Integrated into Farm-Tech’s platform, it could enhance decision support systems by offering real-time guidance to end users.</w:t>
      </w:r>
      <w:r w:rsidR="00780E50">
        <w:t xml:space="preserve"> Although, careful consideration has to be put into the data used during training.</w:t>
      </w:r>
    </w:p>
    <w:p w14:paraId="6FE588EB" w14:textId="0964AFF8" w:rsidR="00967B1A" w:rsidRDefault="002A746B">
      <w:pPr>
        <w:pStyle w:val="FirstParagraph"/>
        <w:jc w:val="both"/>
        <w:pPrChange w:id="729" w:author="Damian Andrew Tamburri" w:date="2025-11-25T14:55:00Z" w16du:dateUtc="2025-11-25T13:55:00Z">
          <w:pPr>
            <w:pStyle w:val="FirstParagraph"/>
          </w:pPr>
        </w:pPrChange>
      </w:pPr>
      <w:r w:rsidRPr="002A746B">
        <w:t>The model is released under the DARJYO License v1.0, which explicitly restricts commercial use. This limitation poses a significant barrier to integration within Farm-Tech</w:t>
      </w:r>
      <w:r w:rsidR="004C3486">
        <w:t xml:space="preserve">: </w:t>
      </w:r>
      <w:r w:rsidR="00926BC9">
        <w:t>given this</w:t>
      </w:r>
      <w:r w:rsidR="004C3486">
        <w:t xml:space="preserve">, </w:t>
      </w:r>
      <w:r w:rsidR="00756029">
        <w:t>as well as</w:t>
      </w:r>
      <w:r w:rsidR="004C3486">
        <w:t xml:space="preserve"> the aforementioned limited fine-tuning data, it may be more efficient to fine-tune a version of DeepSeek (or any other LLM) with data relevant to the expected crops and climates in which Farm-Tech will be deployed.</w:t>
      </w:r>
    </w:p>
    <w:p w14:paraId="6A6E1339" w14:textId="77777777" w:rsidR="00967B1A" w:rsidRDefault="00967B1A">
      <w:pPr>
        <w:jc w:val="both"/>
        <w:pPrChange w:id="730" w:author="Damian Andrew Tamburri" w:date="2025-11-25T14:55:00Z" w16du:dateUtc="2025-11-25T13:55:00Z">
          <w:pPr/>
        </w:pPrChange>
      </w:pPr>
      <w:r>
        <w:br w:type="page"/>
      </w:r>
    </w:p>
    <w:p w14:paraId="2181E6E2" w14:textId="2AA52C09" w:rsidR="00967B1A" w:rsidRPr="00E0647F" w:rsidRDefault="00F62EE2">
      <w:pPr>
        <w:pStyle w:val="Heading1"/>
        <w:jc w:val="both"/>
        <w:pPrChange w:id="731" w:author="Damian Andrew Tamburri" w:date="2025-11-25T14:55:00Z" w16du:dateUtc="2025-11-25T13:55:00Z">
          <w:pPr>
            <w:pStyle w:val="Heading1"/>
          </w:pPr>
        </w:pPrChange>
      </w:pPr>
      <w:bookmarkStart w:id="732" w:name="_Toc214914320"/>
      <w:r>
        <w:lastRenderedPageBreak/>
        <w:t>5</w:t>
      </w:r>
      <w:r w:rsidR="00967B1A" w:rsidRPr="00E0647F">
        <w:t xml:space="preserve">. </w:t>
      </w:r>
      <w:r w:rsidR="00967B1A">
        <w:t xml:space="preserve">Models </w:t>
      </w:r>
      <w:r w:rsidR="00814E3B">
        <w:t>reusability</w:t>
      </w:r>
      <w:bookmarkEnd w:id="732"/>
    </w:p>
    <w:p w14:paraId="39FB80C1" w14:textId="7844AEDC" w:rsidR="00274179" w:rsidRDefault="00EB1FE2">
      <w:pPr>
        <w:pStyle w:val="FirstParagraph"/>
        <w:jc w:val="both"/>
        <w:pPrChange w:id="733" w:author="Damian Andrew Tamburri" w:date="2025-11-25T14:55:00Z" w16du:dateUtc="2025-11-25T13:55:00Z">
          <w:pPr>
            <w:pStyle w:val="FirstParagraph"/>
          </w:pPr>
        </w:pPrChange>
      </w:pPr>
      <w:commentRangeStart w:id="734"/>
      <w:r>
        <w:t xml:space="preserve">In this chapter, we propose a </w:t>
      </w:r>
      <w:r w:rsidR="00814E3B">
        <w:t>scoring of each model’s reusability in regards to farmtech.</w:t>
      </w:r>
      <w:r w:rsidR="00274179">
        <w:t xml:space="preserve"> </w:t>
      </w:r>
      <w:r w:rsidR="00043756">
        <w:t xml:space="preserve">An important concept </w:t>
      </w:r>
      <w:r w:rsidR="002201EA">
        <w:t>that can help us defining a way to measure the reusability of a model is Transfer Learning.</w:t>
      </w:r>
    </w:p>
    <w:p w14:paraId="714CC23A" w14:textId="628DD355" w:rsidR="00043756" w:rsidRDefault="00043756">
      <w:pPr>
        <w:pStyle w:val="BodyText"/>
        <w:jc w:val="both"/>
        <w:pPrChange w:id="735" w:author="Damian Andrew Tamburri" w:date="2025-11-25T14:55:00Z" w16du:dateUtc="2025-11-25T13:55:00Z">
          <w:pPr>
            <w:pStyle w:val="BodyText"/>
          </w:pPr>
        </w:pPrChange>
      </w:pPr>
      <w:r w:rsidRPr="00043756">
        <w:t>Transfer learning</w:t>
      </w:r>
      <w:r>
        <w:t xml:space="preserve"> [</w:t>
      </w:r>
      <w:r w:rsidRPr="00043756">
        <w:t>https://www.ibm.com/think/topics/transfer-learning</w:t>
      </w:r>
      <w:r>
        <w:t>]</w:t>
      </w:r>
      <w:r w:rsidRPr="00043756">
        <w:t xml:space="preserve"> is a technique that adapts a model pre</w:t>
      </w:r>
      <w:r w:rsidRPr="00043756">
        <w:noBreakHyphen/>
        <w:t xml:space="preserve">trained on one task or dataset to a different but related task, leveraging previously learned representations to reduce training time, data requirements, and computational cost. In the context </w:t>
      </w:r>
      <w:r>
        <w:t xml:space="preserve">we’re </w:t>
      </w:r>
      <w:r w:rsidR="00137604">
        <w:t>examining</w:t>
      </w:r>
      <w:r w:rsidRPr="00043756">
        <w:t>, transfer learning enables reusing models trained on general time</w:t>
      </w:r>
      <w:r w:rsidRPr="00043756">
        <w:noBreakHyphen/>
        <w:t>series or vision datasets by fine</w:t>
      </w:r>
      <w:r w:rsidRPr="00043756">
        <w:noBreakHyphen/>
        <w:t>tuning them on domain</w:t>
      </w:r>
      <w:r w:rsidRPr="00043756">
        <w:noBreakHyphen/>
        <w:t>specific sensor data or crop imagery.</w:t>
      </w:r>
    </w:p>
    <w:p w14:paraId="46FB5DEC" w14:textId="2B80132D" w:rsidR="00137604" w:rsidRDefault="00137604">
      <w:pPr>
        <w:pStyle w:val="BodyText"/>
        <w:jc w:val="both"/>
        <w:pPrChange w:id="736" w:author="Damian Andrew Tamburri" w:date="2025-11-25T14:55:00Z" w16du:dateUtc="2025-11-25T13:55:00Z">
          <w:pPr>
            <w:pStyle w:val="BodyText"/>
          </w:pPr>
        </w:pPrChange>
      </w:pPr>
      <w:r w:rsidRPr="00137604">
        <w:t>For a pre</w:t>
      </w:r>
      <w:r w:rsidRPr="00137604">
        <w:noBreakHyphen/>
        <w:t>trained model to be a valid candidate for reuse, the following conditions should be evaluated:</w:t>
      </w:r>
    </w:p>
    <w:p w14:paraId="2169A276" w14:textId="7DC727D9" w:rsidR="00137604" w:rsidRPr="00137604" w:rsidRDefault="00137604">
      <w:pPr>
        <w:pStyle w:val="BodyText"/>
        <w:numPr>
          <w:ilvl w:val="0"/>
          <w:numId w:val="4"/>
        </w:numPr>
        <w:jc w:val="both"/>
        <w:pPrChange w:id="737" w:author="Damian Andrew Tamburri" w:date="2025-11-25T14:55:00Z" w16du:dateUtc="2025-11-25T13:55:00Z">
          <w:pPr>
            <w:pStyle w:val="BodyText"/>
            <w:numPr>
              <w:numId w:val="4"/>
            </w:numPr>
            <w:ind w:left="720" w:hanging="360"/>
          </w:pPr>
        </w:pPrChange>
      </w:pPr>
      <w:r w:rsidRPr="00137604">
        <w:rPr>
          <w:b/>
          <w:bCs/>
        </w:rPr>
        <w:t>Task compatibility</w:t>
      </w:r>
      <w:r w:rsidR="00DD47FA">
        <w:t>:</w:t>
      </w:r>
      <w:r w:rsidRPr="00137604">
        <w:t xml:space="preserve"> the source task and the target task must share relevant structure (for example, image classification to detect plant disease, or multivariate forecasting to predict sensor readings). Greater similarity increases the likelihood of successful transfer.</w:t>
      </w:r>
    </w:p>
    <w:p w14:paraId="6C8A5E82" w14:textId="79702CFB" w:rsidR="00137604" w:rsidRPr="00137604" w:rsidRDefault="00137604">
      <w:pPr>
        <w:pStyle w:val="BodyText"/>
        <w:numPr>
          <w:ilvl w:val="0"/>
          <w:numId w:val="4"/>
        </w:numPr>
        <w:jc w:val="both"/>
        <w:pPrChange w:id="738" w:author="Damian Andrew Tamburri" w:date="2025-11-25T14:55:00Z" w16du:dateUtc="2025-11-25T13:55:00Z">
          <w:pPr>
            <w:pStyle w:val="BodyText"/>
            <w:numPr>
              <w:numId w:val="4"/>
            </w:numPr>
            <w:ind w:left="720" w:hanging="360"/>
          </w:pPr>
        </w:pPrChange>
      </w:pPr>
      <w:r w:rsidRPr="00137604">
        <w:rPr>
          <w:b/>
          <w:bCs/>
        </w:rPr>
        <w:t>Availability of fine</w:t>
      </w:r>
      <w:r w:rsidRPr="00137604">
        <w:rPr>
          <w:b/>
          <w:bCs/>
        </w:rPr>
        <w:noBreakHyphen/>
        <w:t>tuning data</w:t>
      </w:r>
      <w:r w:rsidR="00DD47FA">
        <w:t xml:space="preserve">: </w:t>
      </w:r>
      <w:r w:rsidRPr="00137604">
        <w:t>sufficient labeled or semi</w:t>
      </w:r>
      <w:r w:rsidRPr="00137604">
        <w:noBreakHyphen/>
        <w:t>labeled target data must be available for fine</w:t>
      </w:r>
      <w:r w:rsidRPr="00137604">
        <w:noBreakHyphen/>
        <w:t>tuning. Few</w:t>
      </w:r>
      <w:r w:rsidRPr="00137604">
        <w:noBreakHyphen/>
        <w:t>shot or zero</w:t>
      </w:r>
      <w:r w:rsidRPr="00137604">
        <w:noBreakHyphen/>
        <w:t>shot scenarios are possible for some foundation models, but practical deployment typically requires at least a representative dataset for calibration.</w:t>
      </w:r>
    </w:p>
    <w:p w14:paraId="47FF8442" w14:textId="52188EC4" w:rsidR="00137604" w:rsidRPr="00137604" w:rsidRDefault="00137604">
      <w:pPr>
        <w:pStyle w:val="BodyText"/>
        <w:numPr>
          <w:ilvl w:val="0"/>
          <w:numId w:val="4"/>
        </w:numPr>
        <w:jc w:val="both"/>
        <w:pPrChange w:id="739" w:author="Damian Andrew Tamburri" w:date="2025-11-25T14:55:00Z" w16du:dateUtc="2025-11-25T13:55:00Z">
          <w:pPr>
            <w:pStyle w:val="BodyText"/>
            <w:numPr>
              <w:numId w:val="4"/>
            </w:numPr>
            <w:ind w:left="720" w:hanging="360"/>
          </w:pPr>
        </w:pPrChange>
      </w:pPr>
      <w:r w:rsidRPr="00137604">
        <w:rPr>
          <w:b/>
          <w:bCs/>
        </w:rPr>
        <w:t>Licensing and legal constraints</w:t>
      </w:r>
      <w:r w:rsidR="00E912D1">
        <w:t>:</w:t>
      </w:r>
      <w:r w:rsidRPr="00137604">
        <w:t xml:space="preserve"> the model’s license must permit the intended use (</w:t>
      </w:r>
      <w:r w:rsidR="00E912D1">
        <w:t>commercial in our case</w:t>
      </w:r>
      <w:r w:rsidRPr="00137604">
        <w:t>)</w:t>
      </w:r>
      <w:r w:rsidR="00E912D1">
        <w:t>,</w:t>
      </w:r>
      <w:r w:rsidRPr="00137604">
        <w:t xml:space="preserve"> </w:t>
      </w:r>
      <w:r w:rsidR="00E912D1">
        <w:t>l</w:t>
      </w:r>
      <w:r w:rsidRPr="00137604">
        <w:t xml:space="preserve">icense incompatibilities or restrictive clauses </w:t>
      </w:r>
      <w:r w:rsidR="00E912D1">
        <w:t xml:space="preserve">will </w:t>
      </w:r>
      <w:r w:rsidRPr="00137604">
        <w:t>block reuse regardless of technical suitability.</w:t>
      </w:r>
    </w:p>
    <w:p w14:paraId="3081C586" w14:textId="118E50ED" w:rsidR="00137604" w:rsidRPr="00137604" w:rsidRDefault="00137604">
      <w:pPr>
        <w:pStyle w:val="BodyText"/>
        <w:numPr>
          <w:ilvl w:val="0"/>
          <w:numId w:val="4"/>
        </w:numPr>
        <w:jc w:val="both"/>
        <w:pPrChange w:id="740" w:author="Damian Andrew Tamburri" w:date="2025-11-25T14:55:00Z" w16du:dateUtc="2025-11-25T13:55:00Z">
          <w:pPr>
            <w:pStyle w:val="BodyText"/>
            <w:numPr>
              <w:numId w:val="4"/>
            </w:numPr>
            <w:ind w:left="720" w:hanging="360"/>
          </w:pPr>
        </w:pPrChange>
      </w:pPr>
      <w:r w:rsidRPr="00137604">
        <w:rPr>
          <w:b/>
          <w:bCs/>
        </w:rPr>
        <w:t>Domain shift and bias</w:t>
      </w:r>
      <w:r w:rsidR="00E912D1">
        <w:t xml:space="preserve">: </w:t>
      </w:r>
      <w:r w:rsidRPr="00137604">
        <w:t>differences between the pre</w:t>
      </w:r>
      <w:r w:rsidRPr="00137604">
        <w:noBreakHyphen/>
        <w:t xml:space="preserve">training data distribution and the target domain (climate, crop varieties, sensor types) must be </w:t>
      </w:r>
      <w:r w:rsidR="00177001">
        <w:t>considered, as</w:t>
      </w:r>
      <w:r w:rsidRPr="00137604">
        <w:t xml:space="preserve"> significant domain shift may require more extensive fine</w:t>
      </w:r>
      <w:r w:rsidRPr="00137604">
        <w:noBreakHyphen/>
        <w:t>tuning or domain adaptation techniques.</w:t>
      </w:r>
    </w:p>
    <w:p w14:paraId="7D836E95" w14:textId="6BF76D5A" w:rsidR="00137604" w:rsidRPr="00137604" w:rsidRDefault="00137604">
      <w:pPr>
        <w:pStyle w:val="BodyText"/>
        <w:numPr>
          <w:ilvl w:val="0"/>
          <w:numId w:val="4"/>
        </w:numPr>
        <w:jc w:val="both"/>
        <w:pPrChange w:id="741" w:author="Damian Andrew Tamburri" w:date="2025-11-25T14:55:00Z" w16du:dateUtc="2025-11-25T13:55:00Z">
          <w:pPr>
            <w:pStyle w:val="BodyText"/>
            <w:numPr>
              <w:numId w:val="4"/>
            </w:numPr>
            <w:ind w:left="720" w:hanging="360"/>
          </w:pPr>
        </w:pPrChange>
      </w:pPr>
      <w:r w:rsidRPr="00137604">
        <w:rPr>
          <w:b/>
          <w:bCs/>
        </w:rPr>
        <w:t>Operational constraints</w:t>
      </w:r>
      <w:r w:rsidR="00E912D1">
        <w:t xml:space="preserve">: </w:t>
      </w:r>
      <w:r w:rsidRPr="00137604">
        <w:t>inference latency, memory footprint, and hardware availability in Farm</w:t>
      </w:r>
      <w:r w:rsidRPr="00137604">
        <w:noBreakHyphen/>
        <w:t>Tech’s deployment environment must be compatible with the model’s requirements.</w:t>
      </w:r>
    </w:p>
    <w:p w14:paraId="439D2989" w14:textId="5086685F" w:rsidR="00137604" w:rsidRDefault="00EA21EE">
      <w:pPr>
        <w:pStyle w:val="BodyText"/>
        <w:jc w:val="both"/>
        <w:pPrChange w:id="742" w:author="Damian Andrew Tamburri" w:date="2025-11-25T14:55:00Z" w16du:dateUtc="2025-11-25T13:55:00Z">
          <w:pPr>
            <w:pStyle w:val="BodyText"/>
          </w:pPr>
        </w:pPrChange>
      </w:pPr>
      <w:r w:rsidRPr="00EA21EE">
        <w:t xml:space="preserve">The conditions outlined above provide </w:t>
      </w:r>
      <w:r w:rsidR="00CC6BEA">
        <w:t>a</w:t>
      </w:r>
      <w:r w:rsidRPr="00EA21EE">
        <w:t xml:space="preserve"> theoretical foundation for assessing whether a pre</w:t>
      </w:r>
      <w:r w:rsidRPr="00EA21EE">
        <w:noBreakHyphen/>
        <w:t xml:space="preserve">trained model can be successfully reused in precision farming. In practice, </w:t>
      </w:r>
      <w:r w:rsidR="00177001">
        <w:t>we</w:t>
      </w:r>
      <w:r w:rsidRPr="00EA21EE">
        <w:t xml:space="preserve"> </w:t>
      </w:r>
      <w:r w:rsidR="00177001">
        <w:t xml:space="preserve">apply </w:t>
      </w:r>
      <w:r w:rsidRPr="00EA21EE">
        <w:t xml:space="preserve">these conditions </w:t>
      </w:r>
      <w:r w:rsidR="00E02AF5">
        <w:t>in our proposed evaluation method, listed in the next page.</w:t>
      </w:r>
    </w:p>
    <w:p w14:paraId="5FA1D083" w14:textId="5DC90B5A" w:rsidR="00044700" w:rsidRPr="00043756" w:rsidRDefault="00044700">
      <w:pPr>
        <w:jc w:val="both"/>
        <w:pPrChange w:id="743" w:author="Damian Andrew Tamburri" w:date="2025-11-25T14:55:00Z" w16du:dateUtc="2025-11-25T13:55:00Z">
          <w:pPr/>
        </w:pPrChange>
      </w:pPr>
      <w:r>
        <w:br w:type="page"/>
      </w:r>
    </w:p>
    <w:p w14:paraId="1A13D17D" w14:textId="13FCE3E7" w:rsidR="0076641F" w:rsidRDefault="00DB2BDA">
      <w:pPr>
        <w:pStyle w:val="FirstParagraph"/>
        <w:jc w:val="both"/>
        <w:pPrChange w:id="744" w:author="Damian Andrew Tamburri" w:date="2025-11-25T14:55:00Z" w16du:dateUtc="2025-11-25T13:55:00Z">
          <w:pPr>
            <w:pStyle w:val="FirstParagraph"/>
          </w:pPr>
        </w:pPrChange>
      </w:pPr>
      <w:r>
        <w:lastRenderedPageBreak/>
        <w:t xml:space="preserve">To evaluate each model, we define a set of categories </w:t>
      </w:r>
      <w:r w:rsidR="00707957">
        <w:t>representing an aspect of the model</w:t>
      </w:r>
      <w:r w:rsidR="0076641F">
        <w:t xml:space="preserve"> with a score from 1 to </w:t>
      </w:r>
      <w:r w:rsidR="00A34B92">
        <w:t>3</w:t>
      </w:r>
      <w:r w:rsidR="000E5D3A">
        <w:t>;</w:t>
      </w:r>
      <w:r w:rsidR="0076641F">
        <w:t xml:space="preserve"> </w:t>
      </w:r>
      <w:r w:rsidR="00245851">
        <w:t>following are the proposed categories, alongside the meaning for each value</w:t>
      </w:r>
      <w:r w:rsidR="0076641F">
        <w:t>:</w:t>
      </w:r>
      <w:commentRangeEnd w:id="734"/>
      <w:r w:rsidR="0085673F">
        <w:rPr>
          <w:rStyle w:val="CommentReference"/>
        </w:rPr>
        <w:commentReference w:id="734"/>
      </w:r>
    </w:p>
    <w:p w14:paraId="5B9158F0" w14:textId="7FF249F2" w:rsidR="0076641F" w:rsidRDefault="0076641F">
      <w:pPr>
        <w:pStyle w:val="FirstParagraph"/>
        <w:numPr>
          <w:ilvl w:val="0"/>
          <w:numId w:val="12"/>
        </w:numPr>
        <w:jc w:val="both"/>
        <w:pPrChange w:id="745" w:author="Damian Andrew Tamburri" w:date="2025-11-25T14:55:00Z" w16du:dateUtc="2025-11-25T13:55:00Z">
          <w:pPr>
            <w:pStyle w:val="FirstParagraph"/>
            <w:numPr>
              <w:numId w:val="12"/>
            </w:numPr>
            <w:ind w:left="720" w:hanging="360"/>
          </w:pPr>
        </w:pPrChange>
      </w:pPr>
      <w:r>
        <w:rPr>
          <w:b/>
          <w:bCs/>
        </w:rPr>
        <w:t>Project alignment</w:t>
      </w:r>
      <w:r w:rsidR="001F59F2">
        <w:rPr>
          <w:b/>
          <w:bCs/>
        </w:rPr>
        <w:t xml:space="preserve"> </w:t>
      </w:r>
      <w:r w:rsidR="001F59F2" w:rsidRPr="001F59F2">
        <w:rPr>
          <w:b/>
          <w:bCs/>
        </w:rPr>
        <w:t>(PA)</w:t>
      </w:r>
      <w:r>
        <w:t>,</w:t>
      </w:r>
      <w:r w:rsidR="00044DD2">
        <w:t xml:space="preserve"> represents</w:t>
      </w:r>
      <w:r>
        <w:t xml:space="preserve"> how </w:t>
      </w:r>
      <w:r w:rsidR="007E5632">
        <w:t>relevant</w:t>
      </w:r>
      <w:r>
        <w:t xml:space="preserve"> </w:t>
      </w:r>
      <w:r w:rsidR="007E5632">
        <w:t xml:space="preserve">the model is </w:t>
      </w:r>
      <w:r>
        <w:t>to the project</w:t>
      </w:r>
      <w:r w:rsidR="004B7347">
        <w:t>, both in purpose and training dataset</w:t>
      </w:r>
      <w:r w:rsidR="001544B4">
        <w:t>:</w:t>
      </w:r>
      <w:r w:rsidR="00245851">
        <w:t xml:space="preserve"> 1 represents a general affinity to </w:t>
      </w:r>
      <w:r w:rsidR="007A2EA5">
        <w:t>Farm-Tech</w:t>
      </w:r>
      <w:r w:rsidR="00245851">
        <w:t>’s field of application</w:t>
      </w:r>
      <w:r w:rsidR="001544B4">
        <w:t>;</w:t>
      </w:r>
      <w:r w:rsidR="00245851">
        <w:t xml:space="preserve"> 2 an immediate correlation to a task relevant to F</w:t>
      </w:r>
      <w:r w:rsidR="00432D6B">
        <w:t>arm</w:t>
      </w:r>
      <w:r w:rsidR="00245851">
        <w:t>-T</w:t>
      </w:r>
      <w:r w:rsidR="00432D6B">
        <w:t>ech</w:t>
      </w:r>
      <w:r w:rsidR="001544B4">
        <w:t>;</w:t>
      </w:r>
      <w:r w:rsidR="00245851">
        <w:t xml:space="preserve"> 3 satisfies 2’s condition plus</w:t>
      </w:r>
      <w:r w:rsidR="00D54EB3">
        <w:t xml:space="preserve">, during training, </w:t>
      </w:r>
      <w:r w:rsidR="00245851">
        <w:t xml:space="preserve">data immediately related to </w:t>
      </w:r>
      <w:r w:rsidR="00D54EB3">
        <w:t>farming was used</w:t>
      </w:r>
      <w:r w:rsidR="00245851">
        <w:t xml:space="preserve">. </w:t>
      </w:r>
    </w:p>
    <w:p w14:paraId="1DBFF2F6" w14:textId="77A2055C" w:rsidR="0076641F" w:rsidRDefault="004B7347">
      <w:pPr>
        <w:pStyle w:val="FirstParagraph"/>
        <w:numPr>
          <w:ilvl w:val="0"/>
          <w:numId w:val="12"/>
        </w:numPr>
        <w:jc w:val="both"/>
        <w:pPrChange w:id="746" w:author="Damian Andrew Tamburri" w:date="2025-11-25T14:55:00Z" w16du:dateUtc="2025-11-25T13:55:00Z">
          <w:pPr>
            <w:pStyle w:val="FirstParagraph"/>
            <w:numPr>
              <w:numId w:val="12"/>
            </w:numPr>
            <w:ind w:left="720" w:hanging="360"/>
          </w:pPr>
        </w:pPrChange>
      </w:pPr>
      <w:r>
        <w:rPr>
          <w:b/>
          <w:bCs/>
        </w:rPr>
        <w:t xml:space="preserve">Quality </w:t>
      </w:r>
      <w:r w:rsidR="0076641F" w:rsidRPr="0076641F">
        <w:rPr>
          <w:b/>
          <w:bCs/>
        </w:rPr>
        <w:t>of documentation</w:t>
      </w:r>
      <w:r w:rsidR="001F59F2">
        <w:rPr>
          <w:b/>
          <w:bCs/>
        </w:rPr>
        <w:t xml:space="preserve"> (QD)</w:t>
      </w:r>
      <w:r w:rsidR="0076641F">
        <w:t>,</w:t>
      </w:r>
      <w:r w:rsidR="00044DD2">
        <w:t xml:space="preserve"> represents</w:t>
      </w:r>
      <w:r w:rsidR="0076641F">
        <w:t xml:space="preserve"> </w:t>
      </w:r>
      <w:r>
        <w:t xml:space="preserve">how much the </w:t>
      </w:r>
      <w:r w:rsidR="0076641F">
        <w:t xml:space="preserve">documentation provided is </w:t>
      </w:r>
      <w:r>
        <w:t>useful in the</w:t>
      </w:r>
      <w:r w:rsidR="0076641F">
        <w:t xml:space="preserve"> implement</w:t>
      </w:r>
      <w:r>
        <w:t>ation</w:t>
      </w:r>
      <w:r w:rsidR="002D057E">
        <w:t xml:space="preserve"> of</w:t>
      </w:r>
      <w:r>
        <w:t xml:space="preserve"> </w:t>
      </w:r>
      <w:r w:rsidR="0076641F">
        <w:t>the model in a production-ready environment</w:t>
      </w:r>
      <w:r w:rsidR="00743770">
        <w:t>:</w:t>
      </w:r>
      <w:r w:rsidR="00245851">
        <w:t xml:space="preserve"> 1 the documentation is enough for the sole scope of running the model</w:t>
      </w:r>
      <w:r w:rsidR="00743770">
        <w:t>;</w:t>
      </w:r>
      <w:r w:rsidR="00245851">
        <w:t xml:space="preserve"> 2 an overview of the architecture is provided</w:t>
      </w:r>
      <w:r w:rsidR="00743770">
        <w:t>;</w:t>
      </w:r>
      <w:r w:rsidR="00245851">
        <w:t xml:space="preserve"> 3 satisfies 2’s condition plus a significant </w:t>
      </w:r>
      <w:r w:rsidR="001C2944">
        <w:t>number</w:t>
      </w:r>
      <w:r w:rsidR="00245851">
        <w:t xml:space="preserve"> of guides and examples</w:t>
      </w:r>
      <w:r w:rsidR="00192028">
        <w:t xml:space="preserve"> are provided</w:t>
      </w:r>
      <w:r w:rsidR="00245851">
        <w:t>.</w:t>
      </w:r>
    </w:p>
    <w:p w14:paraId="6E3A07B9" w14:textId="1F2D3030" w:rsidR="004B7347" w:rsidRDefault="004B7347">
      <w:pPr>
        <w:pStyle w:val="FirstParagraph"/>
        <w:numPr>
          <w:ilvl w:val="0"/>
          <w:numId w:val="12"/>
        </w:numPr>
        <w:jc w:val="both"/>
        <w:pPrChange w:id="747" w:author="Damian Andrew Tamburri" w:date="2025-11-25T14:55:00Z" w16du:dateUtc="2025-11-25T13:55:00Z">
          <w:pPr>
            <w:pStyle w:val="FirstParagraph"/>
            <w:numPr>
              <w:numId w:val="12"/>
            </w:numPr>
            <w:ind w:left="720" w:hanging="360"/>
          </w:pPr>
        </w:pPrChange>
      </w:pPr>
      <w:r>
        <w:rPr>
          <w:b/>
          <w:bCs/>
        </w:rPr>
        <w:t>Ease of evaluation</w:t>
      </w:r>
      <w:r w:rsidR="001F59F2">
        <w:rPr>
          <w:b/>
          <w:bCs/>
        </w:rPr>
        <w:t xml:space="preserve"> (EE)</w:t>
      </w:r>
      <w:r>
        <w:t>,</w:t>
      </w:r>
      <w:r w:rsidR="00044DD2">
        <w:t xml:space="preserve"> represents</w:t>
      </w:r>
      <w:r>
        <w:t xml:space="preserve"> how simple it is to </w:t>
      </w:r>
      <w:r w:rsidR="007944CF">
        <w:t>evaluate a model’s efficiency in the novel field</w:t>
      </w:r>
      <w:r w:rsidR="00743770">
        <w:t>:</w:t>
      </w:r>
      <w:r w:rsidR="00245851">
        <w:t xml:space="preserve"> 1 requires significant testing</w:t>
      </w:r>
      <w:r w:rsidR="00743770">
        <w:t>;</w:t>
      </w:r>
      <w:r w:rsidR="00245851">
        <w:t xml:space="preserve"> 2 </w:t>
      </w:r>
      <w:r w:rsidR="007944CF">
        <w:t>means that specific data has to be gathered</w:t>
      </w:r>
      <w:r w:rsidR="00860A9B">
        <w:t xml:space="preserve"> or generated</w:t>
      </w:r>
      <w:r w:rsidR="00743770">
        <w:t>;</w:t>
      </w:r>
      <w:r w:rsidR="00245851">
        <w:t xml:space="preserve"> 3 </w:t>
      </w:r>
      <w:r w:rsidR="007944CF">
        <w:t xml:space="preserve">means that even utilizing general-purpose data allows us to </w:t>
      </w:r>
      <w:r w:rsidR="003E6BF9">
        <w:t>effectively</w:t>
      </w:r>
      <w:r w:rsidR="007944CF">
        <w:t xml:space="preserve"> evaluate the model.</w:t>
      </w:r>
    </w:p>
    <w:p w14:paraId="7E63C3D5" w14:textId="1371877D" w:rsidR="007944CF" w:rsidRPr="000917B2" w:rsidRDefault="007944CF">
      <w:pPr>
        <w:pStyle w:val="BodyText"/>
        <w:numPr>
          <w:ilvl w:val="0"/>
          <w:numId w:val="12"/>
        </w:numPr>
        <w:jc w:val="both"/>
        <w:rPr>
          <w:b/>
          <w:bCs/>
        </w:rPr>
        <w:pPrChange w:id="748" w:author="Damian Andrew Tamburri" w:date="2025-11-25T14:55:00Z" w16du:dateUtc="2025-11-25T13:55:00Z">
          <w:pPr>
            <w:pStyle w:val="BodyText"/>
            <w:numPr>
              <w:numId w:val="12"/>
            </w:numPr>
            <w:ind w:left="720" w:hanging="360"/>
          </w:pPr>
        </w:pPrChange>
      </w:pPr>
      <w:r w:rsidRPr="007944CF">
        <w:rPr>
          <w:b/>
          <w:bCs/>
        </w:rPr>
        <w:t>License</w:t>
      </w:r>
      <w:r>
        <w:rPr>
          <w:b/>
          <w:bCs/>
        </w:rPr>
        <w:t xml:space="preserve"> (LC)</w:t>
      </w:r>
      <w:r>
        <w:t>, the license under which the model was released</w:t>
      </w:r>
      <w:r w:rsidR="00904D36">
        <w:t>:</w:t>
      </w:r>
      <w:r>
        <w:t xml:space="preserve"> 1 means that the model was released under a restrictive license</w:t>
      </w:r>
      <w:r w:rsidR="00904D36">
        <w:t>;</w:t>
      </w:r>
      <w:r w:rsidR="00F76B6C">
        <w:t xml:space="preserve"> 2 means that the model either lists no license or is ambiguous under which license it uses</w:t>
      </w:r>
      <w:r w:rsidR="00904D36">
        <w:t>;</w:t>
      </w:r>
      <w:r w:rsidR="00F76B6C">
        <w:t xml:space="preserve"> 3 means that the model is</w:t>
      </w:r>
      <w:r w:rsidR="00D77FDB">
        <w:t xml:space="preserve"> released</w:t>
      </w:r>
      <w:r w:rsidR="00F76B6C">
        <w:t xml:space="preserve"> under a permissive license</w:t>
      </w:r>
      <w:r>
        <w:t xml:space="preserve"> </w:t>
      </w:r>
    </w:p>
    <w:p w14:paraId="4609DEBF" w14:textId="5204A43C" w:rsidR="00707957" w:rsidRPr="00F5624E" w:rsidRDefault="000917B2">
      <w:pPr>
        <w:pStyle w:val="BodyText"/>
        <w:jc w:val="both"/>
        <w:pPrChange w:id="749" w:author="Damian Andrew Tamburri" w:date="2025-11-25T14:55:00Z" w16du:dateUtc="2025-11-25T13:55:00Z">
          <w:pPr>
            <w:pStyle w:val="BodyText"/>
          </w:pPr>
        </w:pPrChange>
      </w:pPr>
      <w:r w:rsidRPr="000917B2">
        <w:t>To</w:t>
      </w:r>
      <w:r>
        <w:t xml:space="preserve"> provide a final score for each model, a simple average of all categories is computed</w:t>
      </w:r>
      <w:r w:rsidR="007A2EA5">
        <w:t xml:space="preserve">: while we are utilizing a simple average, </w:t>
      </w:r>
      <w:r w:rsidR="00F5624E">
        <w:t xml:space="preserve">another valid approach is to compute a weighted sum of each score depending on which category we value more; for instance, given the importance of the license status, the total score may have been computed as </w:t>
      </w:r>
      <m:oMath>
        <m:r>
          <w:rPr>
            <w:rFonts w:ascii="Cambria Math" w:hAnsi="Cambria Math"/>
          </w:rPr>
          <m:t>Total Score=PA*0.2+QD*0.2+EE*0.2+LC*0.4</m:t>
        </m:r>
      </m:oMath>
      <w:r w:rsidR="00707957">
        <w:t xml:space="preserve">. Additionally, depending on the context in which this method is used, </w:t>
      </w:r>
      <w:r w:rsidR="00E776D4">
        <w:t>the maximum score may be chosen higher (or lower) than our proposed 3, depending on the precision for which a team is aiming for.</w:t>
      </w:r>
    </w:p>
    <w:p w14:paraId="36AB56C9" w14:textId="7269927F" w:rsidR="000C1C57" w:rsidRDefault="004C76CF">
      <w:pPr>
        <w:pStyle w:val="FirstParagraph"/>
        <w:jc w:val="both"/>
        <w:pPrChange w:id="750" w:author="Damian Andrew Tamburri" w:date="2025-11-25T14:55:00Z" w16du:dateUtc="2025-11-25T13:55:00Z">
          <w:pPr>
            <w:pStyle w:val="FirstParagraph"/>
          </w:pPr>
        </w:pPrChange>
      </w:pPr>
      <w:r>
        <w:t xml:space="preserve">In Table </w:t>
      </w:r>
      <w:del w:id="751" w:author="Loris Pennucci" w:date="2025-11-25T21:22:00Z" w16du:dateUtc="2025-11-25T20:22:00Z">
        <w:r w:rsidDel="003A14FE">
          <w:delText xml:space="preserve">2 </w:delText>
        </w:r>
      </w:del>
      <w:ins w:id="752" w:author="Loris Pennucci" w:date="2025-11-25T21:22:00Z" w16du:dateUtc="2025-11-25T20:22:00Z">
        <w:r w:rsidR="003A14FE">
          <w:t xml:space="preserve">3 </w:t>
        </w:r>
      </w:ins>
      <w:r>
        <w:t>(next page), we</w:t>
      </w:r>
      <w:r w:rsidR="001F59F2">
        <w:t xml:space="preserve"> report each model’s score</w:t>
      </w:r>
      <w:r w:rsidR="008B67A7">
        <w:t xml:space="preserve"> </w:t>
      </w:r>
      <w:r w:rsidR="001F59F2">
        <w:t>for each categor</w:t>
      </w:r>
      <w:r w:rsidR="00F7307F">
        <w:t>y,</w:t>
      </w:r>
      <w:r w:rsidR="001F59F2">
        <w:t xml:space="preserve"> </w:t>
      </w:r>
      <w:r w:rsidR="00F7307F">
        <w:t>explaining the reasoning for each score in the next paragraph</w:t>
      </w:r>
    </w:p>
    <w:p w14:paraId="32B5F0A1" w14:textId="77777777" w:rsidR="000C1C57" w:rsidRDefault="000C1C57">
      <w:pPr>
        <w:jc w:val="both"/>
        <w:pPrChange w:id="753" w:author="Damian Andrew Tamburri" w:date="2025-11-25T14:55:00Z" w16du:dateUtc="2025-11-25T13:55:00Z">
          <w:pPr/>
        </w:pPrChange>
      </w:pPr>
      <w:r>
        <w:br w:type="page"/>
      </w:r>
    </w:p>
    <w:p w14:paraId="09B3D2D7" w14:textId="77777777" w:rsidR="007E5632" w:rsidRPr="007E5632" w:rsidRDefault="007E5632">
      <w:pPr>
        <w:pStyle w:val="FirstParagraph"/>
        <w:jc w:val="both"/>
        <w:pPrChange w:id="754" w:author="Damian Andrew Tamburri" w:date="2025-11-25T14:55:00Z" w16du:dateUtc="2025-11-25T13:55:00Z">
          <w:pPr>
            <w:pStyle w:val="FirstParagraph"/>
          </w:pPr>
        </w:pPrChange>
      </w:pPr>
    </w:p>
    <w:tbl>
      <w:tblPr>
        <w:tblStyle w:val="TableGrid"/>
        <w:tblW w:w="0" w:type="auto"/>
        <w:jc w:val="center"/>
        <w:tblLook w:val="04A0" w:firstRow="1" w:lastRow="0" w:firstColumn="1" w:lastColumn="0" w:noHBand="0" w:noVBand="1"/>
      </w:tblPr>
      <w:tblGrid>
        <w:gridCol w:w="4145"/>
        <w:gridCol w:w="983"/>
        <w:gridCol w:w="980"/>
        <w:gridCol w:w="1049"/>
        <w:gridCol w:w="914"/>
        <w:gridCol w:w="1559"/>
      </w:tblGrid>
      <w:tr w:rsidR="000917B2" w14:paraId="219FE306" w14:textId="38A790F4" w:rsidTr="0049347B">
        <w:trPr>
          <w:trHeight w:val="542"/>
          <w:jc w:val="center"/>
        </w:trPr>
        <w:tc>
          <w:tcPr>
            <w:tcW w:w="4145" w:type="dxa"/>
          </w:tcPr>
          <w:p w14:paraId="406A294F" w14:textId="7B98AAB6" w:rsidR="000917B2" w:rsidRDefault="000917B2">
            <w:pPr>
              <w:pStyle w:val="FirstParagraph"/>
              <w:jc w:val="both"/>
              <w:rPr>
                <w:b/>
                <w:bCs/>
              </w:rPr>
              <w:pPrChange w:id="755" w:author="Damian Andrew Tamburri" w:date="2025-11-25T14:55:00Z" w16du:dateUtc="2025-11-25T13:55:00Z">
                <w:pPr>
                  <w:pStyle w:val="FirstParagraph"/>
                </w:pPr>
              </w:pPrChange>
            </w:pPr>
            <w:r>
              <w:rPr>
                <w:b/>
                <w:bCs/>
              </w:rPr>
              <w:t>Model</w:t>
            </w:r>
          </w:p>
        </w:tc>
        <w:tc>
          <w:tcPr>
            <w:tcW w:w="983" w:type="dxa"/>
          </w:tcPr>
          <w:p w14:paraId="43BFA559" w14:textId="1128CBD2" w:rsidR="000917B2" w:rsidRDefault="000917B2">
            <w:pPr>
              <w:pStyle w:val="FirstParagraph"/>
              <w:jc w:val="both"/>
              <w:rPr>
                <w:b/>
                <w:bCs/>
              </w:rPr>
              <w:pPrChange w:id="756" w:author="Damian Andrew Tamburri" w:date="2025-11-25T14:55:00Z" w16du:dateUtc="2025-11-25T13:55:00Z">
                <w:pPr>
                  <w:pStyle w:val="FirstParagraph"/>
                </w:pPr>
              </w:pPrChange>
            </w:pPr>
            <w:r>
              <w:rPr>
                <w:b/>
                <w:bCs/>
              </w:rPr>
              <w:t>PA</w:t>
            </w:r>
          </w:p>
        </w:tc>
        <w:tc>
          <w:tcPr>
            <w:tcW w:w="980" w:type="dxa"/>
          </w:tcPr>
          <w:p w14:paraId="2A372585" w14:textId="1801EA66" w:rsidR="000917B2" w:rsidRDefault="000917B2">
            <w:pPr>
              <w:pStyle w:val="FirstParagraph"/>
              <w:jc w:val="both"/>
              <w:rPr>
                <w:b/>
                <w:bCs/>
              </w:rPr>
              <w:pPrChange w:id="757" w:author="Damian Andrew Tamburri" w:date="2025-11-25T14:55:00Z" w16du:dateUtc="2025-11-25T13:55:00Z">
                <w:pPr>
                  <w:pStyle w:val="FirstParagraph"/>
                </w:pPr>
              </w:pPrChange>
            </w:pPr>
            <w:r>
              <w:rPr>
                <w:b/>
                <w:bCs/>
              </w:rPr>
              <w:t>QD</w:t>
            </w:r>
          </w:p>
        </w:tc>
        <w:tc>
          <w:tcPr>
            <w:tcW w:w="1049" w:type="dxa"/>
          </w:tcPr>
          <w:p w14:paraId="20A71F28" w14:textId="771000E4" w:rsidR="000917B2" w:rsidRDefault="000917B2">
            <w:pPr>
              <w:pStyle w:val="FirstParagraph"/>
              <w:jc w:val="both"/>
              <w:rPr>
                <w:b/>
                <w:bCs/>
              </w:rPr>
              <w:pPrChange w:id="758" w:author="Damian Andrew Tamburri" w:date="2025-11-25T14:55:00Z" w16du:dateUtc="2025-11-25T13:55:00Z">
                <w:pPr>
                  <w:pStyle w:val="FirstParagraph"/>
                </w:pPr>
              </w:pPrChange>
            </w:pPr>
            <w:r>
              <w:rPr>
                <w:b/>
                <w:bCs/>
              </w:rPr>
              <w:t>EE</w:t>
            </w:r>
          </w:p>
        </w:tc>
        <w:tc>
          <w:tcPr>
            <w:tcW w:w="914" w:type="dxa"/>
          </w:tcPr>
          <w:p w14:paraId="61B96D38" w14:textId="1DBC45B2" w:rsidR="000917B2" w:rsidRDefault="000917B2">
            <w:pPr>
              <w:pStyle w:val="FirstParagraph"/>
              <w:jc w:val="both"/>
              <w:rPr>
                <w:b/>
                <w:bCs/>
              </w:rPr>
              <w:pPrChange w:id="759" w:author="Damian Andrew Tamburri" w:date="2025-11-25T14:55:00Z" w16du:dateUtc="2025-11-25T13:55:00Z">
                <w:pPr>
                  <w:pStyle w:val="FirstParagraph"/>
                </w:pPr>
              </w:pPrChange>
            </w:pPr>
            <w:r>
              <w:rPr>
                <w:b/>
                <w:bCs/>
              </w:rPr>
              <w:t>LC</w:t>
            </w:r>
          </w:p>
        </w:tc>
        <w:tc>
          <w:tcPr>
            <w:tcW w:w="1559" w:type="dxa"/>
          </w:tcPr>
          <w:p w14:paraId="0F70B4CA" w14:textId="6F8E89CE" w:rsidR="000917B2" w:rsidRDefault="000917B2">
            <w:pPr>
              <w:pStyle w:val="FirstParagraph"/>
              <w:jc w:val="both"/>
              <w:rPr>
                <w:b/>
                <w:bCs/>
              </w:rPr>
              <w:pPrChange w:id="760" w:author="Damian Andrew Tamburri" w:date="2025-11-25T14:55:00Z" w16du:dateUtc="2025-11-25T13:55:00Z">
                <w:pPr>
                  <w:pStyle w:val="FirstParagraph"/>
                </w:pPr>
              </w:pPrChange>
            </w:pPr>
            <w:r>
              <w:rPr>
                <w:b/>
                <w:bCs/>
              </w:rPr>
              <w:t>Total Score</w:t>
            </w:r>
          </w:p>
        </w:tc>
      </w:tr>
      <w:tr w:rsidR="000917B2" w14:paraId="4FE77900" w14:textId="71D45C2E" w:rsidTr="0049347B">
        <w:trPr>
          <w:trHeight w:val="594"/>
          <w:jc w:val="center"/>
        </w:trPr>
        <w:tc>
          <w:tcPr>
            <w:tcW w:w="4145" w:type="dxa"/>
          </w:tcPr>
          <w:p w14:paraId="0DD52351" w14:textId="6EFFC397" w:rsidR="000917B2" w:rsidRPr="00FB1C75" w:rsidRDefault="000917B2">
            <w:pPr>
              <w:pStyle w:val="FirstParagraph"/>
              <w:jc w:val="both"/>
              <w:pPrChange w:id="761" w:author="Damian Andrew Tamburri" w:date="2025-11-25T14:55:00Z" w16du:dateUtc="2025-11-25T13:55:00Z">
                <w:pPr>
                  <w:pStyle w:val="FirstParagraph"/>
                </w:pPr>
              </w:pPrChange>
            </w:pPr>
            <w:r w:rsidRPr="00FB1C75">
              <w:t>TTM</w:t>
            </w:r>
            <w:r w:rsidR="0049347B">
              <w:t xml:space="preserve"> [2] [3]</w:t>
            </w:r>
          </w:p>
        </w:tc>
        <w:tc>
          <w:tcPr>
            <w:tcW w:w="983" w:type="dxa"/>
          </w:tcPr>
          <w:p w14:paraId="44B88E80" w14:textId="093E38DC" w:rsidR="000917B2" w:rsidRPr="00B01354" w:rsidRDefault="000917B2">
            <w:pPr>
              <w:pStyle w:val="FirstParagraph"/>
              <w:jc w:val="both"/>
              <w:pPrChange w:id="762" w:author="Damian Andrew Tamburri" w:date="2025-11-25T14:55:00Z" w16du:dateUtc="2025-11-25T13:55:00Z">
                <w:pPr>
                  <w:pStyle w:val="FirstParagraph"/>
                </w:pPr>
              </w:pPrChange>
            </w:pPr>
            <w:r>
              <w:t>2</w:t>
            </w:r>
          </w:p>
        </w:tc>
        <w:tc>
          <w:tcPr>
            <w:tcW w:w="980" w:type="dxa"/>
          </w:tcPr>
          <w:p w14:paraId="773FA78D" w14:textId="5E000111" w:rsidR="000917B2" w:rsidRPr="00AC72DF" w:rsidRDefault="000917B2">
            <w:pPr>
              <w:pStyle w:val="FirstParagraph"/>
              <w:jc w:val="both"/>
              <w:pPrChange w:id="763" w:author="Damian Andrew Tamburri" w:date="2025-11-25T14:55:00Z" w16du:dateUtc="2025-11-25T13:55:00Z">
                <w:pPr>
                  <w:pStyle w:val="FirstParagraph"/>
                </w:pPr>
              </w:pPrChange>
            </w:pPr>
            <w:r>
              <w:t>3</w:t>
            </w:r>
          </w:p>
        </w:tc>
        <w:tc>
          <w:tcPr>
            <w:tcW w:w="1049" w:type="dxa"/>
          </w:tcPr>
          <w:p w14:paraId="600BD15E" w14:textId="2C737F98" w:rsidR="000917B2" w:rsidRPr="00AC72DF" w:rsidRDefault="000917B2">
            <w:pPr>
              <w:pStyle w:val="FirstParagraph"/>
              <w:jc w:val="both"/>
              <w:pPrChange w:id="764" w:author="Damian Andrew Tamburri" w:date="2025-11-25T14:55:00Z" w16du:dateUtc="2025-11-25T13:55:00Z">
                <w:pPr>
                  <w:pStyle w:val="FirstParagraph"/>
                </w:pPr>
              </w:pPrChange>
            </w:pPr>
            <w:r>
              <w:t>2</w:t>
            </w:r>
          </w:p>
        </w:tc>
        <w:tc>
          <w:tcPr>
            <w:tcW w:w="914" w:type="dxa"/>
          </w:tcPr>
          <w:p w14:paraId="0981B41D" w14:textId="7C2CB46F" w:rsidR="000917B2" w:rsidRPr="00AC72DF" w:rsidRDefault="000917B2">
            <w:pPr>
              <w:pStyle w:val="FirstParagraph"/>
              <w:jc w:val="both"/>
              <w:pPrChange w:id="765" w:author="Damian Andrew Tamburri" w:date="2025-11-25T14:55:00Z" w16du:dateUtc="2025-11-25T13:55:00Z">
                <w:pPr>
                  <w:pStyle w:val="FirstParagraph"/>
                </w:pPr>
              </w:pPrChange>
            </w:pPr>
            <w:r>
              <w:t>3</w:t>
            </w:r>
          </w:p>
        </w:tc>
        <w:tc>
          <w:tcPr>
            <w:tcW w:w="1559" w:type="dxa"/>
          </w:tcPr>
          <w:p w14:paraId="7AE156C1" w14:textId="70D33A9A" w:rsidR="000917B2" w:rsidRDefault="00647B86">
            <w:pPr>
              <w:pStyle w:val="FirstParagraph"/>
              <w:jc w:val="both"/>
              <w:pPrChange w:id="766" w:author="Damian Andrew Tamburri" w:date="2025-11-25T14:55:00Z" w16du:dateUtc="2025-11-25T13:55:00Z">
                <w:pPr>
                  <w:pStyle w:val="FirstParagraph"/>
                </w:pPr>
              </w:pPrChange>
            </w:pPr>
            <w:r>
              <w:t>2.5</w:t>
            </w:r>
          </w:p>
        </w:tc>
      </w:tr>
      <w:tr w:rsidR="000917B2" w14:paraId="05F730CC" w14:textId="31CA28AB" w:rsidTr="0049347B">
        <w:trPr>
          <w:jc w:val="center"/>
        </w:trPr>
        <w:tc>
          <w:tcPr>
            <w:tcW w:w="4145" w:type="dxa"/>
          </w:tcPr>
          <w:p w14:paraId="7E19E53D" w14:textId="59628EA9" w:rsidR="000917B2" w:rsidRPr="00FB1C75" w:rsidRDefault="000917B2">
            <w:pPr>
              <w:pStyle w:val="FirstParagraph"/>
              <w:jc w:val="both"/>
              <w:pPrChange w:id="767" w:author="Damian Andrew Tamburri" w:date="2025-11-25T14:55:00Z" w16du:dateUtc="2025-11-25T13:55:00Z">
                <w:pPr>
                  <w:pStyle w:val="FirstParagraph"/>
                </w:pPr>
              </w:pPrChange>
            </w:pPr>
            <w:r>
              <w:t>TSPulse</w:t>
            </w:r>
            <w:r w:rsidR="0049347B">
              <w:t xml:space="preserve"> [4]</w:t>
            </w:r>
          </w:p>
        </w:tc>
        <w:tc>
          <w:tcPr>
            <w:tcW w:w="983" w:type="dxa"/>
          </w:tcPr>
          <w:p w14:paraId="427C591C" w14:textId="3DDF33DA" w:rsidR="000917B2" w:rsidRPr="00B01354" w:rsidRDefault="000917B2">
            <w:pPr>
              <w:pStyle w:val="FirstParagraph"/>
              <w:jc w:val="both"/>
              <w:pPrChange w:id="768" w:author="Damian Andrew Tamburri" w:date="2025-11-25T14:55:00Z" w16du:dateUtc="2025-11-25T13:55:00Z">
                <w:pPr>
                  <w:pStyle w:val="FirstParagraph"/>
                </w:pPr>
              </w:pPrChange>
            </w:pPr>
            <w:r>
              <w:t>2</w:t>
            </w:r>
          </w:p>
        </w:tc>
        <w:tc>
          <w:tcPr>
            <w:tcW w:w="980" w:type="dxa"/>
          </w:tcPr>
          <w:p w14:paraId="37735C11" w14:textId="472DFAA0" w:rsidR="000917B2" w:rsidRPr="00AC72DF" w:rsidRDefault="000917B2">
            <w:pPr>
              <w:pStyle w:val="FirstParagraph"/>
              <w:jc w:val="both"/>
              <w:pPrChange w:id="769" w:author="Damian Andrew Tamburri" w:date="2025-11-25T14:55:00Z" w16du:dateUtc="2025-11-25T13:55:00Z">
                <w:pPr>
                  <w:pStyle w:val="FirstParagraph"/>
                </w:pPr>
              </w:pPrChange>
            </w:pPr>
            <w:r>
              <w:t>3</w:t>
            </w:r>
          </w:p>
        </w:tc>
        <w:tc>
          <w:tcPr>
            <w:tcW w:w="1049" w:type="dxa"/>
          </w:tcPr>
          <w:p w14:paraId="5F9FCA4C" w14:textId="33D96D0D" w:rsidR="000917B2" w:rsidRPr="00AC72DF" w:rsidRDefault="000917B2">
            <w:pPr>
              <w:pStyle w:val="FirstParagraph"/>
              <w:jc w:val="both"/>
              <w:pPrChange w:id="770" w:author="Damian Andrew Tamburri" w:date="2025-11-25T14:55:00Z" w16du:dateUtc="2025-11-25T13:55:00Z">
                <w:pPr>
                  <w:pStyle w:val="FirstParagraph"/>
                </w:pPr>
              </w:pPrChange>
            </w:pPr>
            <w:r>
              <w:t>2</w:t>
            </w:r>
          </w:p>
        </w:tc>
        <w:tc>
          <w:tcPr>
            <w:tcW w:w="914" w:type="dxa"/>
          </w:tcPr>
          <w:p w14:paraId="4F04CB47" w14:textId="0F01FB4C" w:rsidR="000917B2" w:rsidRPr="00AC72DF" w:rsidRDefault="000917B2">
            <w:pPr>
              <w:pStyle w:val="FirstParagraph"/>
              <w:jc w:val="both"/>
              <w:pPrChange w:id="771" w:author="Damian Andrew Tamburri" w:date="2025-11-25T14:55:00Z" w16du:dateUtc="2025-11-25T13:55:00Z">
                <w:pPr>
                  <w:pStyle w:val="FirstParagraph"/>
                </w:pPr>
              </w:pPrChange>
            </w:pPr>
            <w:r>
              <w:t>3</w:t>
            </w:r>
          </w:p>
        </w:tc>
        <w:tc>
          <w:tcPr>
            <w:tcW w:w="1559" w:type="dxa"/>
          </w:tcPr>
          <w:p w14:paraId="3386FA05" w14:textId="1CA2D614" w:rsidR="000917B2" w:rsidRDefault="00647B86">
            <w:pPr>
              <w:pStyle w:val="FirstParagraph"/>
              <w:jc w:val="both"/>
              <w:pPrChange w:id="772" w:author="Damian Andrew Tamburri" w:date="2025-11-25T14:55:00Z" w16du:dateUtc="2025-11-25T13:55:00Z">
                <w:pPr>
                  <w:pStyle w:val="FirstParagraph"/>
                </w:pPr>
              </w:pPrChange>
            </w:pPr>
            <w:r>
              <w:t>2.5</w:t>
            </w:r>
          </w:p>
        </w:tc>
      </w:tr>
      <w:tr w:rsidR="000917B2" w14:paraId="18E52216" w14:textId="5C3259BF" w:rsidTr="0049347B">
        <w:trPr>
          <w:jc w:val="center"/>
        </w:trPr>
        <w:tc>
          <w:tcPr>
            <w:tcW w:w="4145" w:type="dxa"/>
          </w:tcPr>
          <w:p w14:paraId="7717B8F4" w14:textId="69991788" w:rsidR="000917B2" w:rsidRPr="00FB1C75" w:rsidRDefault="000917B2">
            <w:pPr>
              <w:pStyle w:val="FirstParagraph"/>
              <w:jc w:val="both"/>
              <w:pPrChange w:id="773" w:author="Damian Andrew Tamburri" w:date="2025-11-25T14:55:00Z" w16du:dateUtc="2025-11-25T13:55:00Z">
                <w:pPr>
                  <w:pStyle w:val="FirstParagraph"/>
                </w:pPr>
              </w:pPrChange>
            </w:pPr>
            <w:r w:rsidRPr="00FB1C75">
              <w:t>PatchTST</w:t>
            </w:r>
            <w:r w:rsidR="0049347B">
              <w:t xml:space="preserve"> [5]</w:t>
            </w:r>
          </w:p>
        </w:tc>
        <w:tc>
          <w:tcPr>
            <w:tcW w:w="983" w:type="dxa"/>
          </w:tcPr>
          <w:p w14:paraId="641F6758" w14:textId="273B5B6F" w:rsidR="000917B2" w:rsidRPr="00B01354" w:rsidRDefault="000917B2">
            <w:pPr>
              <w:pStyle w:val="FirstParagraph"/>
              <w:jc w:val="both"/>
              <w:pPrChange w:id="774" w:author="Damian Andrew Tamburri" w:date="2025-11-25T14:55:00Z" w16du:dateUtc="2025-11-25T13:55:00Z">
                <w:pPr>
                  <w:pStyle w:val="FirstParagraph"/>
                </w:pPr>
              </w:pPrChange>
            </w:pPr>
            <w:r>
              <w:t>2</w:t>
            </w:r>
          </w:p>
        </w:tc>
        <w:tc>
          <w:tcPr>
            <w:tcW w:w="980" w:type="dxa"/>
          </w:tcPr>
          <w:p w14:paraId="23CC7ACE" w14:textId="2E343802" w:rsidR="000917B2" w:rsidRPr="00AC72DF" w:rsidRDefault="000917B2">
            <w:pPr>
              <w:pStyle w:val="FirstParagraph"/>
              <w:jc w:val="both"/>
              <w:pPrChange w:id="775" w:author="Damian Andrew Tamburri" w:date="2025-11-25T14:55:00Z" w16du:dateUtc="2025-11-25T13:55:00Z">
                <w:pPr>
                  <w:pStyle w:val="FirstParagraph"/>
                </w:pPr>
              </w:pPrChange>
            </w:pPr>
            <w:r>
              <w:t>3</w:t>
            </w:r>
          </w:p>
        </w:tc>
        <w:tc>
          <w:tcPr>
            <w:tcW w:w="1049" w:type="dxa"/>
          </w:tcPr>
          <w:p w14:paraId="768FF086" w14:textId="08B494D6" w:rsidR="000917B2" w:rsidRPr="00AC72DF" w:rsidRDefault="000917B2">
            <w:pPr>
              <w:pStyle w:val="FirstParagraph"/>
              <w:jc w:val="both"/>
              <w:pPrChange w:id="776" w:author="Damian Andrew Tamburri" w:date="2025-11-25T14:55:00Z" w16du:dateUtc="2025-11-25T13:55:00Z">
                <w:pPr>
                  <w:pStyle w:val="FirstParagraph"/>
                </w:pPr>
              </w:pPrChange>
            </w:pPr>
            <w:r>
              <w:t>2</w:t>
            </w:r>
          </w:p>
        </w:tc>
        <w:tc>
          <w:tcPr>
            <w:tcW w:w="914" w:type="dxa"/>
          </w:tcPr>
          <w:p w14:paraId="46E34BF0" w14:textId="0AD54322" w:rsidR="000917B2" w:rsidRPr="00AC72DF" w:rsidRDefault="000917B2">
            <w:pPr>
              <w:pStyle w:val="FirstParagraph"/>
              <w:jc w:val="both"/>
              <w:pPrChange w:id="777" w:author="Damian Andrew Tamburri" w:date="2025-11-25T14:55:00Z" w16du:dateUtc="2025-11-25T13:55:00Z">
                <w:pPr>
                  <w:pStyle w:val="FirstParagraph"/>
                </w:pPr>
              </w:pPrChange>
            </w:pPr>
            <w:r>
              <w:t>3</w:t>
            </w:r>
          </w:p>
        </w:tc>
        <w:tc>
          <w:tcPr>
            <w:tcW w:w="1559" w:type="dxa"/>
          </w:tcPr>
          <w:p w14:paraId="12A9DC9D" w14:textId="245FE0D5" w:rsidR="000917B2" w:rsidRDefault="00647B86">
            <w:pPr>
              <w:pStyle w:val="FirstParagraph"/>
              <w:jc w:val="both"/>
              <w:pPrChange w:id="778" w:author="Damian Andrew Tamburri" w:date="2025-11-25T14:55:00Z" w16du:dateUtc="2025-11-25T13:55:00Z">
                <w:pPr>
                  <w:pStyle w:val="FirstParagraph"/>
                </w:pPr>
              </w:pPrChange>
            </w:pPr>
            <w:r>
              <w:t>2.5</w:t>
            </w:r>
          </w:p>
        </w:tc>
      </w:tr>
      <w:tr w:rsidR="000917B2" w14:paraId="60EE7199" w14:textId="19813FEA" w:rsidTr="0049347B">
        <w:trPr>
          <w:jc w:val="center"/>
        </w:trPr>
        <w:tc>
          <w:tcPr>
            <w:tcW w:w="4145" w:type="dxa"/>
          </w:tcPr>
          <w:p w14:paraId="29596F0D" w14:textId="545FE2F1" w:rsidR="000917B2" w:rsidRPr="00FB1C75" w:rsidRDefault="000917B2">
            <w:pPr>
              <w:pStyle w:val="FirstParagraph"/>
              <w:jc w:val="both"/>
              <w:pPrChange w:id="779" w:author="Damian Andrew Tamburri" w:date="2025-11-25T14:55:00Z" w16du:dateUtc="2025-11-25T13:55:00Z">
                <w:pPr>
                  <w:pStyle w:val="FirstParagraph"/>
                </w:pPr>
              </w:pPrChange>
            </w:pPr>
            <w:r w:rsidRPr="00FB1C75">
              <w:t>PatchTSMixer</w:t>
            </w:r>
            <w:r w:rsidR="0049347B">
              <w:t xml:space="preserve"> [7]</w:t>
            </w:r>
          </w:p>
        </w:tc>
        <w:tc>
          <w:tcPr>
            <w:tcW w:w="983" w:type="dxa"/>
          </w:tcPr>
          <w:p w14:paraId="6705FD05" w14:textId="56B061D2" w:rsidR="000917B2" w:rsidRPr="00B01354" w:rsidRDefault="000917B2">
            <w:pPr>
              <w:pStyle w:val="FirstParagraph"/>
              <w:jc w:val="both"/>
              <w:pPrChange w:id="780" w:author="Damian Andrew Tamburri" w:date="2025-11-25T14:55:00Z" w16du:dateUtc="2025-11-25T13:55:00Z">
                <w:pPr>
                  <w:pStyle w:val="FirstParagraph"/>
                </w:pPr>
              </w:pPrChange>
            </w:pPr>
            <w:r>
              <w:t>2</w:t>
            </w:r>
          </w:p>
        </w:tc>
        <w:tc>
          <w:tcPr>
            <w:tcW w:w="980" w:type="dxa"/>
          </w:tcPr>
          <w:p w14:paraId="6BC8849A" w14:textId="24557354" w:rsidR="000917B2" w:rsidRPr="00AC72DF" w:rsidRDefault="000917B2">
            <w:pPr>
              <w:pStyle w:val="FirstParagraph"/>
              <w:jc w:val="both"/>
              <w:pPrChange w:id="781" w:author="Damian Andrew Tamburri" w:date="2025-11-25T14:55:00Z" w16du:dateUtc="2025-11-25T13:55:00Z">
                <w:pPr>
                  <w:pStyle w:val="FirstParagraph"/>
                </w:pPr>
              </w:pPrChange>
            </w:pPr>
            <w:r>
              <w:t>3</w:t>
            </w:r>
          </w:p>
        </w:tc>
        <w:tc>
          <w:tcPr>
            <w:tcW w:w="1049" w:type="dxa"/>
          </w:tcPr>
          <w:p w14:paraId="0693F558" w14:textId="6361F344" w:rsidR="000917B2" w:rsidRPr="00AC72DF" w:rsidRDefault="000917B2">
            <w:pPr>
              <w:pStyle w:val="FirstParagraph"/>
              <w:jc w:val="both"/>
              <w:pPrChange w:id="782" w:author="Damian Andrew Tamburri" w:date="2025-11-25T14:55:00Z" w16du:dateUtc="2025-11-25T13:55:00Z">
                <w:pPr>
                  <w:pStyle w:val="FirstParagraph"/>
                </w:pPr>
              </w:pPrChange>
            </w:pPr>
            <w:r>
              <w:t>2</w:t>
            </w:r>
          </w:p>
        </w:tc>
        <w:tc>
          <w:tcPr>
            <w:tcW w:w="914" w:type="dxa"/>
          </w:tcPr>
          <w:p w14:paraId="7D632E26" w14:textId="0518776B" w:rsidR="000917B2" w:rsidRPr="00AC72DF" w:rsidRDefault="000917B2">
            <w:pPr>
              <w:pStyle w:val="FirstParagraph"/>
              <w:jc w:val="both"/>
              <w:pPrChange w:id="783" w:author="Damian Andrew Tamburri" w:date="2025-11-25T14:55:00Z" w16du:dateUtc="2025-11-25T13:55:00Z">
                <w:pPr>
                  <w:pStyle w:val="FirstParagraph"/>
                </w:pPr>
              </w:pPrChange>
            </w:pPr>
            <w:r>
              <w:t>3</w:t>
            </w:r>
          </w:p>
        </w:tc>
        <w:tc>
          <w:tcPr>
            <w:tcW w:w="1559" w:type="dxa"/>
          </w:tcPr>
          <w:p w14:paraId="0E7DB56C" w14:textId="146387DE" w:rsidR="000917B2" w:rsidRDefault="00647B86">
            <w:pPr>
              <w:pStyle w:val="FirstParagraph"/>
              <w:jc w:val="both"/>
              <w:pPrChange w:id="784" w:author="Damian Andrew Tamburri" w:date="2025-11-25T14:55:00Z" w16du:dateUtc="2025-11-25T13:55:00Z">
                <w:pPr>
                  <w:pStyle w:val="FirstParagraph"/>
                </w:pPr>
              </w:pPrChange>
            </w:pPr>
            <w:r>
              <w:t>2.5</w:t>
            </w:r>
          </w:p>
        </w:tc>
      </w:tr>
      <w:tr w:rsidR="000917B2" w14:paraId="358289E2" w14:textId="07A5B9AB" w:rsidTr="0049347B">
        <w:trPr>
          <w:jc w:val="center"/>
        </w:trPr>
        <w:tc>
          <w:tcPr>
            <w:tcW w:w="4145" w:type="dxa"/>
          </w:tcPr>
          <w:p w14:paraId="3688D5EC" w14:textId="797262A9" w:rsidR="000917B2" w:rsidRPr="009D50F9" w:rsidRDefault="000917B2">
            <w:pPr>
              <w:pStyle w:val="FirstParagraph"/>
              <w:jc w:val="both"/>
              <w:pPrChange w:id="785" w:author="Damian Andrew Tamburri" w:date="2025-11-25T14:55:00Z" w16du:dateUtc="2025-11-25T13:55:00Z">
                <w:pPr>
                  <w:pStyle w:val="FirstParagraph"/>
                </w:pPr>
              </w:pPrChange>
            </w:pPr>
            <w:r w:rsidRPr="009D50F9">
              <w:t>FlowState</w:t>
            </w:r>
            <w:r w:rsidR="0049347B">
              <w:t xml:space="preserve"> [8]</w:t>
            </w:r>
          </w:p>
        </w:tc>
        <w:tc>
          <w:tcPr>
            <w:tcW w:w="983" w:type="dxa"/>
          </w:tcPr>
          <w:p w14:paraId="3A838252" w14:textId="0071A89A" w:rsidR="000917B2" w:rsidRPr="00B01354" w:rsidRDefault="000917B2">
            <w:pPr>
              <w:pStyle w:val="FirstParagraph"/>
              <w:jc w:val="both"/>
              <w:pPrChange w:id="786" w:author="Damian Andrew Tamburri" w:date="2025-11-25T14:55:00Z" w16du:dateUtc="2025-11-25T13:55:00Z">
                <w:pPr>
                  <w:pStyle w:val="FirstParagraph"/>
                </w:pPr>
              </w:pPrChange>
            </w:pPr>
            <w:r>
              <w:t>1*</w:t>
            </w:r>
          </w:p>
        </w:tc>
        <w:tc>
          <w:tcPr>
            <w:tcW w:w="980" w:type="dxa"/>
          </w:tcPr>
          <w:p w14:paraId="622B577B" w14:textId="7D3625BE" w:rsidR="000917B2" w:rsidRPr="00AC72DF" w:rsidRDefault="000917B2">
            <w:pPr>
              <w:pStyle w:val="FirstParagraph"/>
              <w:jc w:val="both"/>
              <w:pPrChange w:id="787" w:author="Damian Andrew Tamburri" w:date="2025-11-25T14:55:00Z" w16du:dateUtc="2025-11-25T13:55:00Z">
                <w:pPr>
                  <w:pStyle w:val="FirstParagraph"/>
                </w:pPr>
              </w:pPrChange>
            </w:pPr>
            <w:r>
              <w:t>3</w:t>
            </w:r>
          </w:p>
        </w:tc>
        <w:tc>
          <w:tcPr>
            <w:tcW w:w="1049" w:type="dxa"/>
          </w:tcPr>
          <w:p w14:paraId="33C805C4" w14:textId="14189479" w:rsidR="000917B2" w:rsidRPr="00AC72DF" w:rsidRDefault="000917B2">
            <w:pPr>
              <w:pStyle w:val="FirstParagraph"/>
              <w:jc w:val="both"/>
              <w:pPrChange w:id="788" w:author="Damian Andrew Tamburri" w:date="2025-11-25T14:55:00Z" w16du:dateUtc="2025-11-25T13:55:00Z">
                <w:pPr>
                  <w:pStyle w:val="FirstParagraph"/>
                </w:pPr>
              </w:pPrChange>
            </w:pPr>
            <w:r>
              <w:t>2</w:t>
            </w:r>
          </w:p>
        </w:tc>
        <w:tc>
          <w:tcPr>
            <w:tcW w:w="914" w:type="dxa"/>
          </w:tcPr>
          <w:p w14:paraId="4B6D271E" w14:textId="0F103F33" w:rsidR="000917B2" w:rsidRPr="00AC72DF" w:rsidRDefault="000917B2">
            <w:pPr>
              <w:pStyle w:val="FirstParagraph"/>
              <w:jc w:val="both"/>
              <w:pPrChange w:id="789" w:author="Damian Andrew Tamburri" w:date="2025-11-25T14:55:00Z" w16du:dateUtc="2025-11-25T13:55:00Z">
                <w:pPr>
                  <w:pStyle w:val="FirstParagraph"/>
                </w:pPr>
              </w:pPrChange>
            </w:pPr>
            <w:r>
              <w:t>3</w:t>
            </w:r>
          </w:p>
        </w:tc>
        <w:tc>
          <w:tcPr>
            <w:tcW w:w="1559" w:type="dxa"/>
          </w:tcPr>
          <w:p w14:paraId="7BD088E5" w14:textId="6D220AFF" w:rsidR="000917B2" w:rsidRDefault="00647B86">
            <w:pPr>
              <w:pStyle w:val="FirstParagraph"/>
              <w:jc w:val="both"/>
              <w:pPrChange w:id="790" w:author="Damian Andrew Tamburri" w:date="2025-11-25T14:55:00Z" w16du:dateUtc="2025-11-25T13:55:00Z">
                <w:pPr>
                  <w:pStyle w:val="FirstParagraph"/>
                </w:pPr>
              </w:pPrChange>
            </w:pPr>
            <w:r>
              <w:t>2.2</w:t>
            </w:r>
          </w:p>
        </w:tc>
      </w:tr>
      <w:tr w:rsidR="000917B2" w14:paraId="7C9C688B" w14:textId="0A20A6BD" w:rsidTr="0049347B">
        <w:trPr>
          <w:jc w:val="center"/>
        </w:trPr>
        <w:tc>
          <w:tcPr>
            <w:tcW w:w="4145" w:type="dxa"/>
          </w:tcPr>
          <w:p w14:paraId="13FA0299" w14:textId="6D6BDE86" w:rsidR="000917B2" w:rsidRPr="009D50F9" w:rsidRDefault="000917B2">
            <w:pPr>
              <w:pStyle w:val="FirstParagraph"/>
              <w:jc w:val="both"/>
              <w:pPrChange w:id="791" w:author="Damian Andrew Tamburri" w:date="2025-11-25T14:55:00Z" w16du:dateUtc="2025-11-25T13:55:00Z">
                <w:pPr>
                  <w:pStyle w:val="FirstParagraph"/>
                </w:pPr>
              </w:pPrChange>
            </w:pPr>
            <w:r w:rsidRPr="009D50F9">
              <w:t>Geospatial Biomass</w:t>
            </w:r>
            <w:r w:rsidR="0049347B">
              <w:t xml:space="preserve"> [15]</w:t>
            </w:r>
          </w:p>
        </w:tc>
        <w:tc>
          <w:tcPr>
            <w:tcW w:w="983" w:type="dxa"/>
          </w:tcPr>
          <w:p w14:paraId="79425642" w14:textId="1A75CA8A" w:rsidR="000917B2" w:rsidRPr="00B01354" w:rsidRDefault="000917B2">
            <w:pPr>
              <w:pStyle w:val="FirstParagraph"/>
              <w:jc w:val="both"/>
              <w:pPrChange w:id="792" w:author="Damian Andrew Tamburri" w:date="2025-11-25T14:55:00Z" w16du:dateUtc="2025-11-25T13:55:00Z">
                <w:pPr>
                  <w:pStyle w:val="FirstParagraph"/>
                </w:pPr>
              </w:pPrChange>
            </w:pPr>
            <w:r>
              <w:t>2</w:t>
            </w:r>
          </w:p>
        </w:tc>
        <w:tc>
          <w:tcPr>
            <w:tcW w:w="980" w:type="dxa"/>
          </w:tcPr>
          <w:p w14:paraId="00F42867" w14:textId="617AED70" w:rsidR="000917B2" w:rsidRPr="00AC72DF" w:rsidRDefault="000917B2">
            <w:pPr>
              <w:pStyle w:val="FirstParagraph"/>
              <w:jc w:val="both"/>
              <w:pPrChange w:id="793" w:author="Damian Andrew Tamburri" w:date="2025-11-25T14:55:00Z" w16du:dateUtc="2025-11-25T13:55:00Z">
                <w:pPr>
                  <w:pStyle w:val="FirstParagraph"/>
                </w:pPr>
              </w:pPrChange>
            </w:pPr>
            <w:r>
              <w:t>3</w:t>
            </w:r>
          </w:p>
        </w:tc>
        <w:tc>
          <w:tcPr>
            <w:tcW w:w="1049" w:type="dxa"/>
          </w:tcPr>
          <w:p w14:paraId="31BEA5CD" w14:textId="276C181A" w:rsidR="000917B2" w:rsidRPr="00AC72DF" w:rsidRDefault="000917B2">
            <w:pPr>
              <w:pStyle w:val="FirstParagraph"/>
              <w:jc w:val="both"/>
              <w:pPrChange w:id="794" w:author="Damian Andrew Tamburri" w:date="2025-11-25T14:55:00Z" w16du:dateUtc="2025-11-25T13:55:00Z">
                <w:pPr>
                  <w:pStyle w:val="FirstParagraph"/>
                </w:pPr>
              </w:pPrChange>
            </w:pPr>
            <w:r>
              <w:t>2</w:t>
            </w:r>
          </w:p>
        </w:tc>
        <w:tc>
          <w:tcPr>
            <w:tcW w:w="914" w:type="dxa"/>
          </w:tcPr>
          <w:p w14:paraId="57DAB69C" w14:textId="4C1B4C23" w:rsidR="000917B2" w:rsidRPr="00AC72DF" w:rsidRDefault="000917B2">
            <w:pPr>
              <w:pStyle w:val="FirstParagraph"/>
              <w:jc w:val="both"/>
              <w:pPrChange w:id="795" w:author="Damian Andrew Tamburri" w:date="2025-11-25T14:55:00Z" w16du:dateUtc="2025-11-25T13:55:00Z">
                <w:pPr>
                  <w:pStyle w:val="FirstParagraph"/>
                </w:pPr>
              </w:pPrChange>
            </w:pPr>
            <w:r>
              <w:t>3</w:t>
            </w:r>
          </w:p>
        </w:tc>
        <w:tc>
          <w:tcPr>
            <w:tcW w:w="1559" w:type="dxa"/>
          </w:tcPr>
          <w:p w14:paraId="21A969B8" w14:textId="17E789B2" w:rsidR="000917B2" w:rsidRDefault="00647B86">
            <w:pPr>
              <w:pStyle w:val="FirstParagraph"/>
              <w:jc w:val="both"/>
              <w:pPrChange w:id="796" w:author="Damian Andrew Tamburri" w:date="2025-11-25T14:55:00Z" w16du:dateUtc="2025-11-25T13:55:00Z">
                <w:pPr>
                  <w:pStyle w:val="FirstParagraph"/>
                </w:pPr>
              </w:pPrChange>
            </w:pPr>
            <w:r>
              <w:t>2.5</w:t>
            </w:r>
          </w:p>
        </w:tc>
      </w:tr>
      <w:tr w:rsidR="000917B2" w14:paraId="15A2F9CA" w14:textId="7B496F23" w:rsidTr="0049347B">
        <w:trPr>
          <w:jc w:val="center"/>
        </w:trPr>
        <w:tc>
          <w:tcPr>
            <w:tcW w:w="4145" w:type="dxa"/>
          </w:tcPr>
          <w:p w14:paraId="07737366" w14:textId="282F0FBE" w:rsidR="000917B2" w:rsidRPr="00607FBC" w:rsidRDefault="000917B2">
            <w:pPr>
              <w:pStyle w:val="FirstParagraph"/>
              <w:jc w:val="both"/>
              <w:rPr>
                <w:b/>
                <w:bCs/>
                <w:u w:val="single"/>
                <w:rPrChange w:id="797" w:author="Damian Andrew Tamburri" w:date="2025-11-25T15:07:00Z" w16du:dateUtc="2025-11-25T14:07:00Z">
                  <w:rPr/>
                </w:rPrChange>
              </w:rPr>
              <w:pPrChange w:id="798" w:author="Damian Andrew Tamburri" w:date="2025-11-25T14:55:00Z" w16du:dateUtc="2025-11-25T13:55:00Z">
                <w:pPr>
                  <w:pStyle w:val="FirstParagraph"/>
                </w:pPr>
              </w:pPrChange>
            </w:pPr>
            <w:commentRangeStart w:id="799"/>
            <w:r w:rsidRPr="00607FBC">
              <w:rPr>
                <w:b/>
                <w:bCs/>
                <w:u w:val="single"/>
                <w:rPrChange w:id="800" w:author="Damian Andrew Tamburri" w:date="2025-11-25T15:07:00Z" w16du:dateUtc="2025-11-25T14:07:00Z">
                  <w:rPr/>
                </w:rPrChange>
              </w:rPr>
              <w:t xml:space="preserve">Disease Detection </w:t>
            </w:r>
            <w:r w:rsidR="0049347B" w:rsidRPr="00607FBC">
              <w:rPr>
                <w:b/>
                <w:bCs/>
                <w:u w:val="single"/>
                <w:rPrChange w:id="801" w:author="Damian Andrew Tamburri" w:date="2025-11-25T15:07:00Z" w16du:dateUtc="2025-11-25T14:07:00Z">
                  <w:rPr/>
                </w:rPrChange>
              </w:rPr>
              <w:t>[6]</w:t>
            </w:r>
          </w:p>
        </w:tc>
        <w:tc>
          <w:tcPr>
            <w:tcW w:w="983" w:type="dxa"/>
          </w:tcPr>
          <w:p w14:paraId="731EC480" w14:textId="76D7A361" w:rsidR="000917B2" w:rsidRPr="00607FBC" w:rsidRDefault="000917B2">
            <w:pPr>
              <w:pStyle w:val="FirstParagraph"/>
              <w:jc w:val="both"/>
              <w:rPr>
                <w:b/>
                <w:bCs/>
                <w:u w:val="single"/>
                <w:rPrChange w:id="802" w:author="Damian Andrew Tamburri" w:date="2025-11-25T15:07:00Z" w16du:dateUtc="2025-11-25T14:07:00Z">
                  <w:rPr/>
                </w:rPrChange>
              </w:rPr>
              <w:pPrChange w:id="803" w:author="Damian Andrew Tamburri" w:date="2025-11-25T14:55:00Z" w16du:dateUtc="2025-11-25T13:55:00Z">
                <w:pPr>
                  <w:pStyle w:val="FirstParagraph"/>
                </w:pPr>
              </w:pPrChange>
            </w:pPr>
            <w:r w:rsidRPr="00607FBC">
              <w:rPr>
                <w:b/>
                <w:bCs/>
                <w:u w:val="single"/>
                <w:rPrChange w:id="804" w:author="Damian Andrew Tamburri" w:date="2025-11-25T15:07:00Z" w16du:dateUtc="2025-11-25T14:07:00Z">
                  <w:rPr/>
                </w:rPrChange>
              </w:rPr>
              <w:t>3</w:t>
            </w:r>
          </w:p>
        </w:tc>
        <w:tc>
          <w:tcPr>
            <w:tcW w:w="980" w:type="dxa"/>
          </w:tcPr>
          <w:p w14:paraId="7E656865" w14:textId="36CA6539" w:rsidR="000917B2" w:rsidRPr="00607FBC" w:rsidRDefault="000917B2">
            <w:pPr>
              <w:pStyle w:val="FirstParagraph"/>
              <w:jc w:val="both"/>
              <w:rPr>
                <w:b/>
                <w:bCs/>
                <w:u w:val="single"/>
                <w:rPrChange w:id="805" w:author="Damian Andrew Tamburri" w:date="2025-11-25T15:07:00Z" w16du:dateUtc="2025-11-25T14:07:00Z">
                  <w:rPr/>
                </w:rPrChange>
              </w:rPr>
              <w:pPrChange w:id="806" w:author="Damian Andrew Tamburri" w:date="2025-11-25T14:55:00Z" w16du:dateUtc="2025-11-25T13:55:00Z">
                <w:pPr>
                  <w:pStyle w:val="FirstParagraph"/>
                </w:pPr>
              </w:pPrChange>
            </w:pPr>
            <w:r w:rsidRPr="00607FBC">
              <w:rPr>
                <w:b/>
                <w:bCs/>
                <w:u w:val="single"/>
                <w:rPrChange w:id="807" w:author="Damian Andrew Tamburri" w:date="2025-11-25T15:07:00Z" w16du:dateUtc="2025-11-25T14:07:00Z">
                  <w:rPr/>
                </w:rPrChange>
              </w:rPr>
              <w:t>2</w:t>
            </w:r>
          </w:p>
        </w:tc>
        <w:tc>
          <w:tcPr>
            <w:tcW w:w="1049" w:type="dxa"/>
          </w:tcPr>
          <w:p w14:paraId="1362DB50" w14:textId="1D2575DF" w:rsidR="000917B2" w:rsidRPr="00607FBC" w:rsidRDefault="000917B2">
            <w:pPr>
              <w:pStyle w:val="FirstParagraph"/>
              <w:jc w:val="both"/>
              <w:rPr>
                <w:b/>
                <w:bCs/>
                <w:u w:val="single"/>
                <w:rPrChange w:id="808" w:author="Damian Andrew Tamburri" w:date="2025-11-25T15:07:00Z" w16du:dateUtc="2025-11-25T14:07:00Z">
                  <w:rPr/>
                </w:rPrChange>
              </w:rPr>
              <w:pPrChange w:id="809" w:author="Damian Andrew Tamburri" w:date="2025-11-25T14:55:00Z" w16du:dateUtc="2025-11-25T13:55:00Z">
                <w:pPr>
                  <w:pStyle w:val="FirstParagraph"/>
                </w:pPr>
              </w:pPrChange>
            </w:pPr>
            <w:r w:rsidRPr="00607FBC">
              <w:rPr>
                <w:b/>
                <w:bCs/>
                <w:u w:val="single"/>
                <w:rPrChange w:id="810" w:author="Damian Andrew Tamburri" w:date="2025-11-25T15:07:00Z" w16du:dateUtc="2025-11-25T14:07:00Z">
                  <w:rPr/>
                </w:rPrChange>
              </w:rPr>
              <w:t>3</w:t>
            </w:r>
          </w:p>
        </w:tc>
        <w:tc>
          <w:tcPr>
            <w:tcW w:w="914" w:type="dxa"/>
          </w:tcPr>
          <w:p w14:paraId="3691E24A" w14:textId="0899A2A5" w:rsidR="000917B2" w:rsidRPr="00607FBC" w:rsidRDefault="00C648AE">
            <w:pPr>
              <w:pStyle w:val="FirstParagraph"/>
              <w:jc w:val="both"/>
              <w:rPr>
                <w:b/>
                <w:bCs/>
                <w:u w:val="single"/>
                <w:rPrChange w:id="811" w:author="Damian Andrew Tamburri" w:date="2025-11-25T15:07:00Z" w16du:dateUtc="2025-11-25T14:07:00Z">
                  <w:rPr/>
                </w:rPrChange>
              </w:rPr>
              <w:pPrChange w:id="812" w:author="Damian Andrew Tamburri" w:date="2025-11-25T14:55:00Z" w16du:dateUtc="2025-11-25T13:55:00Z">
                <w:pPr>
                  <w:pStyle w:val="FirstParagraph"/>
                </w:pPr>
              </w:pPrChange>
            </w:pPr>
            <w:r w:rsidRPr="00607FBC">
              <w:rPr>
                <w:b/>
                <w:bCs/>
                <w:u w:val="single"/>
                <w:rPrChange w:id="813" w:author="Damian Andrew Tamburri" w:date="2025-11-25T15:07:00Z" w16du:dateUtc="2025-11-25T14:07:00Z">
                  <w:rPr/>
                </w:rPrChange>
              </w:rPr>
              <w:t>3</w:t>
            </w:r>
          </w:p>
        </w:tc>
        <w:tc>
          <w:tcPr>
            <w:tcW w:w="1559" w:type="dxa"/>
          </w:tcPr>
          <w:p w14:paraId="4B3993DD" w14:textId="1835AE0E" w:rsidR="000917B2" w:rsidRPr="00607FBC" w:rsidRDefault="00C648AE">
            <w:pPr>
              <w:pStyle w:val="FirstParagraph"/>
              <w:jc w:val="both"/>
              <w:rPr>
                <w:b/>
                <w:bCs/>
                <w:u w:val="single"/>
                <w:rPrChange w:id="814" w:author="Damian Andrew Tamburri" w:date="2025-11-25T15:07:00Z" w16du:dateUtc="2025-11-25T14:07:00Z">
                  <w:rPr/>
                </w:rPrChange>
              </w:rPr>
              <w:pPrChange w:id="815" w:author="Damian Andrew Tamburri" w:date="2025-11-25T14:55:00Z" w16du:dateUtc="2025-11-25T13:55:00Z">
                <w:pPr>
                  <w:pStyle w:val="FirstParagraph"/>
                </w:pPr>
              </w:pPrChange>
            </w:pPr>
            <w:r w:rsidRPr="00607FBC">
              <w:rPr>
                <w:b/>
                <w:bCs/>
                <w:u w:val="single"/>
                <w:rPrChange w:id="816" w:author="Damian Andrew Tamburri" w:date="2025-11-25T15:07:00Z" w16du:dateUtc="2025-11-25T14:07:00Z">
                  <w:rPr/>
                </w:rPrChange>
              </w:rPr>
              <w:t>2.7</w:t>
            </w:r>
            <w:commentRangeEnd w:id="799"/>
            <w:r w:rsidR="00607FBC">
              <w:rPr>
                <w:rStyle w:val="CommentReference"/>
              </w:rPr>
              <w:commentReference w:id="799"/>
            </w:r>
          </w:p>
        </w:tc>
      </w:tr>
      <w:tr w:rsidR="000917B2" w14:paraId="22480AFD" w14:textId="7AEA72C1" w:rsidTr="0049347B">
        <w:trPr>
          <w:jc w:val="center"/>
        </w:trPr>
        <w:tc>
          <w:tcPr>
            <w:tcW w:w="4145" w:type="dxa"/>
          </w:tcPr>
          <w:p w14:paraId="6D1B2D77" w14:textId="38B2BE4D" w:rsidR="000917B2" w:rsidRPr="009D50F9" w:rsidRDefault="000917B2">
            <w:pPr>
              <w:pStyle w:val="FirstParagraph"/>
              <w:jc w:val="both"/>
              <w:pPrChange w:id="817" w:author="Damian Andrew Tamburri" w:date="2025-11-25T14:55:00Z" w16du:dateUtc="2025-11-25T13:55:00Z">
                <w:pPr>
                  <w:pStyle w:val="FirstParagraph"/>
                </w:pPr>
              </w:pPrChange>
            </w:pPr>
            <w:r>
              <w:t>Fruits and Vegetables Detector</w:t>
            </w:r>
            <w:r w:rsidR="0049347B">
              <w:t xml:space="preserve"> [11] </w:t>
            </w:r>
          </w:p>
        </w:tc>
        <w:tc>
          <w:tcPr>
            <w:tcW w:w="983" w:type="dxa"/>
          </w:tcPr>
          <w:p w14:paraId="46AC163B" w14:textId="730E8E7B" w:rsidR="000917B2" w:rsidRPr="00B01354" w:rsidRDefault="0048174D">
            <w:pPr>
              <w:pStyle w:val="FirstParagraph"/>
              <w:jc w:val="both"/>
              <w:pPrChange w:id="818" w:author="Damian Andrew Tamburri" w:date="2025-11-25T14:55:00Z" w16du:dateUtc="2025-11-25T13:55:00Z">
                <w:pPr>
                  <w:pStyle w:val="FirstParagraph"/>
                </w:pPr>
              </w:pPrChange>
            </w:pPr>
            <w:r>
              <w:t>2</w:t>
            </w:r>
            <w:r w:rsidR="000917B2">
              <w:t>*</w:t>
            </w:r>
          </w:p>
        </w:tc>
        <w:tc>
          <w:tcPr>
            <w:tcW w:w="980" w:type="dxa"/>
          </w:tcPr>
          <w:p w14:paraId="52DDB3C4" w14:textId="6C831878" w:rsidR="000917B2" w:rsidRPr="00AC72DF" w:rsidRDefault="000917B2">
            <w:pPr>
              <w:pStyle w:val="FirstParagraph"/>
              <w:jc w:val="both"/>
              <w:pPrChange w:id="819" w:author="Damian Andrew Tamburri" w:date="2025-11-25T14:55:00Z" w16du:dateUtc="2025-11-25T13:55:00Z">
                <w:pPr>
                  <w:pStyle w:val="FirstParagraph"/>
                </w:pPr>
              </w:pPrChange>
            </w:pPr>
            <w:r>
              <w:t>2</w:t>
            </w:r>
          </w:p>
        </w:tc>
        <w:tc>
          <w:tcPr>
            <w:tcW w:w="1049" w:type="dxa"/>
          </w:tcPr>
          <w:p w14:paraId="1E465A58" w14:textId="43FEAC02" w:rsidR="000917B2" w:rsidRPr="00AC72DF" w:rsidRDefault="000917B2">
            <w:pPr>
              <w:pStyle w:val="FirstParagraph"/>
              <w:jc w:val="both"/>
              <w:pPrChange w:id="820" w:author="Damian Andrew Tamburri" w:date="2025-11-25T14:55:00Z" w16du:dateUtc="2025-11-25T13:55:00Z">
                <w:pPr>
                  <w:pStyle w:val="FirstParagraph"/>
                </w:pPr>
              </w:pPrChange>
            </w:pPr>
            <w:r>
              <w:t>3</w:t>
            </w:r>
          </w:p>
        </w:tc>
        <w:tc>
          <w:tcPr>
            <w:tcW w:w="914" w:type="dxa"/>
          </w:tcPr>
          <w:p w14:paraId="2A052423" w14:textId="107CE6B1" w:rsidR="000917B2" w:rsidRPr="00AC72DF" w:rsidRDefault="0048174D">
            <w:pPr>
              <w:pStyle w:val="FirstParagraph"/>
              <w:jc w:val="both"/>
              <w:pPrChange w:id="821" w:author="Damian Andrew Tamburri" w:date="2025-11-25T14:55:00Z" w16du:dateUtc="2025-11-25T13:55:00Z">
                <w:pPr>
                  <w:pStyle w:val="FirstParagraph"/>
                </w:pPr>
              </w:pPrChange>
            </w:pPr>
            <w:r>
              <w:t>3</w:t>
            </w:r>
          </w:p>
        </w:tc>
        <w:tc>
          <w:tcPr>
            <w:tcW w:w="1559" w:type="dxa"/>
          </w:tcPr>
          <w:p w14:paraId="0F413E6B" w14:textId="4E666A51" w:rsidR="000917B2" w:rsidRPr="00AC72DF" w:rsidRDefault="0048174D">
            <w:pPr>
              <w:pStyle w:val="FirstParagraph"/>
              <w:jc w:val="both"/>
              <w:pPrChange w:id="822" w:author="Damian Andrew Tamburri" w:date="2025-11-25T14:55:00Z" w16du:dateUtc="2025-11-25T13:55:00Z">
                <w:pPr>
                  <w:pStyle w:val="FirstParagraph"/>
                </w:pPr>
              </w:pPrChange>
            </w:pPr>
            <w:r>
              <w:t>2.5</w:t>
            </w:r>
          </w:p>
        </w:tc>
      </w:tr>
      <w:tr w:rsidR="000917B2" w14:paraId="62105DB9" w14:textId="55043C5A" w:rsidTr="0049347B">
        <w:trPr>
          <w:jc w:val="center"/>
        </w:trPr>
        <w:tc>
          <w:tcPr>
            <w:tcW w:w="4145" w:type="dxa"/>
          </w:tcPr>
          <w:p w14:paraId="4A222F59" w14:textId="4888C3B1" w:rsidR="000917B2" w:rsidRPr="009D50F9" w:rsidRDefault="0049347B">
            <w:pPr>
              <w:pStyle w:val="FirstParagraph"/>
              <w:jc w:val="both"/>
              <w:pPrChange w:id="823" w:author="Damian Andrew Tamburri" w:date="2025-11-25T14:55:00Z" w16du:dateUtc="2025-11-25T13:55:00Z">
                <w:pPr>
                  <w:pStyle w:val="FirstParagraph"/>
                </w:pPr>
              </w:pPrChange>
            </w:pPr>
            <w:r>
              <w:t>Leaf Detection and Classification [12]</w:t>
            </w:r>
          </w:p>
        </w:tc>
        <w:tc>
          <w:tcPr>
            <w:tcW w:w="983" w:type="dxa"/>
          </w:tcPr>
          <w:p w14:paraId="1C7F3BFB" w14:textId="26671671" w:rsidR="000917B2" w:rsidRPr="007E5632" w:rsidRDefault="004A7124">
            <w:pPr>
              <w:pStyle w:val="FirstParagraph"/>
              <w:jc w:val="both"/>
              <w:pPrChange w:id="824" w:author="Damian Andrew Tamburri" w:date="2025-11-25T14:55:00Z" w16du:dateUtc="2025-11-25T13:55:00Z">
                <w:pPr>
                  <w:pStyle w:val="FirstParagraph"/>
                </w:pPr>
              </w:pPrChange>
            </w:pPr>
            <w:r>
              <w:t>3</w:t>
            </w:r>
          </w:p>
        </w:tc>
        <w:tc>
          <w:tcPr>
            <w:tcW w:w="980" w:type="dxa"/>
          </w:tcPr>
          <w:p w14:paraId="582CCD12" w14:textId="7497ED0E" w:rsidR="000917B2" w:rsidRPr="00AC72DF" w:rsidRDefault="000917B2">
            <w:pPr>
              <w:pStyle w:val="FirstParagraph"/>
              <w:jc w:val="both"/>
              <w:pPrChange w:id="825" w:author="Damian Andrew Tamburri" w:date="2025-11-25T14:55:00Z" w16du:dateUtc="2025-11-25T13:55:00Z">
                <w:pPr>
                  <w:pStyle w:val="FirstParagraph"/>
                </w:pPr>
              </w:pPrChange>
            </w:pPr>
            <w:r>
              <w:t>2</w:t>
            </w:r>
          </w:p>
        </w:tc>
        <w:tc>
          <w:tcPr>
            <w:tcW w:w="1049" w:type="dxa"/>
          </w:tcPr>
          <w:p w14:paraId="49C410EB" w14:textId="3B48D8C6" w:rsidR="000917B2" w:rsidRPr="00AC72DF" w:rsidRDefault="000917B2">
            <w:pPr>
              <w:pStyle w:val="FirstParagraph"/>
              <w:jc w:val="both"/>
              <w:pPrChange w:id="826" w:author="Damian Andrew Tamburri" w:date="2025-11-25T14:55:00Z" w16du:dateUtc="2025-11-25T13:55:00Z">
                <w:pPr>
                  <w:pStyle w:val="FirstParagraph"/>
                </w:pPr>
              </w:pPrChange>
            </w:pPr>
            <w:r>
              <w:t>3</w:t>
            </w:r>
          </w:p>
        </w:tc>
        <w:tc>
          <w:tcPr>
            <w:tcW w:w="914" w:type="dxa"/>
          </w:tcPr>
          <w:p w14:paraId="37701632" w14:textId="00D3FEC0" w:rsidR="000917B2" w:rsidRPr="00AC72DF" w:rsidRDefault="004D74D6">
            <w:pPr>
              <w:pStyle w:val="FirstParagraph"/>
              <w:jc w:val="both"/>
              <w:pPrChange w:id="827" w:author="Damian Andrew Tamburri" w:date="2025-11-25T14:55:00Z" w16du:dateUtc="2025-11-25T13:55:00Z">
                <w:pPr>
                  <w:pStyle w:val="FirstParagraph"/>
                </w:pPr>
              </w:pPrChange>
            </w:pPr>
            <w:r>
              <w:t>2</w:t>
            </w:r>
          </w:p>
        </w:tc>
        <w:tc>
          <w:tcPr>
            <w:tcW w:w="1559" w:type="dxa"/>
          </w:tcPr>
          <w:p w14:paraId="1E8C2C5A" w14:textId="7C1B814F" w:rsidR="000917B2" w:rsidRPr="00AC72DF" w:rsidRDefault="00A81E4D">
            <w:pPr>
              <w:pStyle w:val="FirstParagraph"/>
              <w:jc w:val="both"/>
              <w:pPrChange w:id="828" w:author="Damian Andrew Tamburri" w:date="2025-11-25T14:55:00Z" w16du:dateUtc="2025-11-25T13:55:00Z">
                <w:pPr>
                  <w:pStyle w:val="FirstParagraph"/>
                </w:pPr>
              </w:pPrChange>
            </w:pPr>
            <w:r>
              <w:t>2.5</w:t>
            </w:r>
          </w:p>
        </w:tc>
      </w:tr>
      <w:tr w:rsidR="000917B2" w14:paraId="458FCDBD" w14:textId="028E4281" w:rsidTr="0049347B">
        <w:trPr>
          <w:jc w:val="center"/>
        </w:trPr>
        <w:tc>
          <w:tcPr>
            <w:tcW w:w="4145" w:type="dxa"/>
          </w:tcPr>
          <w:p w14:paraId="2B233FAC" w14:textId="13DA436B" w:rsidR="000917B2" w:rsidRPr="009D50F9" w:rsidRDefault="0049347B">
            <w:pPr>
              <w:pStyle w:val="FirstParagraph"/>
              <w:jc w:val="both"/>
              <w:pPrChange w:id="829" w:author="Damian Andrew Tamburri" w:date="2025-11-25T14:55:00Z" w16du:dateUtc="2025-11-25T13:55:00Z">
                <w:pPr>
                  <w:pStyle w:val="FirstParagraph"/>
                </w:pPr>
              </w:pPrChange>
            </w:pPr>
            <w:r>
              <w:t>Classification of Leaf Diseases [14]</w:t>
            </w:r>
          </w:p>
        </w:tc>
        <w:tc>
          <w:tcPr>
            <w:tcW w:w="983" w:type="dxa"/>
          </w:tcPr>
          <w:p w14:paraId="024E808E" w14:textId="111036E1" w:rsidR="000917B2" w:rsidRPr="00AC72DF" w:rsidRDefault="000917B2">
            <w:pPr>
              <w:pStyle w:val="FirstParagraph"/>
              <w:jc w:val="both"/>
              <w:pPrChange w:id="830" w:author="Damian Andrew Tamburri" w:date="2025-11-25T14:55:00Z" w16du:dateUtc="2025-11-25T13:55:00Z">
                <w:pPr>
                  <w:pStyle w:val="FirstParagraph"/>
                </w:pPr>
              </w:pPrChange>
            </w:pPr>
            <w:r>
              <w:t>3</w:t>
            </w:r>
          </w:p>
        </w:tc>
        <w:tc>
          <w:tcPr>
            <w:tcW w:w="980" w:type="dxa"/>
          </w:tcPr>
          <w:p w14:paraId="18A67D9D" w14:textId="00B1B549" w:rsidR="000917B2" w:rsidRPr="00AC72DF" w:rsidRDefault="000917B2">
            <w:pPr>
              <w:pStyle w:val="FirstParagraph"/>
              <w:jc w:val="both"/>
              <w:pPrChange w:id="831" w:author="Damian Andrew Tamburri" w:date="2025-11-25T14:55:00Z" w16du:dateUtc="2025-11-25T13:55:00Z">
                <w:pPr>
                  <w:pStyle w:val="FirstParagraph"/>
                </w:pPr>
              </w:pPrChange>
            </w:pPr>
            <w:r>
              <w:t>2</w:t>
            </w:r>
          </w:p>
        </w:tc>
        <w:tc>
          <w:tcPr>
            <w:tcW w:w="1049" w:type="dxa"/>
          </w:tcPr>
          <w:p w14:paraId="462DA217" w14:textId="3C9E97FB" w:rsidR="000917B2" w:rsidRPr="00AC72DF" w:rsidRDefault="000917B2">
            <w:pPr>
              <w:pStyle w:val="FirstParagraph"/>
              <w:jc w:val="both"/>
              <w:pPrChange w:id="832" w:author="Damian Andrew Tamburri" w:date="2025-11-25T14:55:00Z" w16du:dateUtc="2025-11-25T13:55:00Z">
                <w:pPr>
                  <w:pStyle w:val="FirstParagraph"/>
                </w:pPr>
              </w:pPrChange>
            </w:pPr>
            <w:r>
              <w:t>1</w:t>
            </w:r>
          </w:p>
        </w:tc>
        <w:tc>
          <w:tcPr>
            <w:tcW w:w="914" w:type="dxa"/>
          </w:tcPr>
          <w:p w14:paraId="0357421C" w14:textId="463CBFBD" w:rsidR="000917B2" w:rsidRPr="00AC72DF" w:rsidRDefault="00A81E4D">
            <w:pPr>
              <w:pStyle w:val="FirstParagraph"/>
              <w:jc w:val="both"/>
              <w:pPrChange w:id="833" w:author="Damian Andrew Tamburri" w:date="2025-11-25T14:55:00Z" w16du:dateUtc="2025-11-25T13:55:00Z">
                <w:pPr>
                  <w:pStyle w:val="FirstParagraph"/>
                </w:pPr>
              </w:pPrChange>
            </w:pPr>
            <w:r>
              <w:t>2</w:t>
            </w:r>
          </w:p>
        </w:tc>
        <w:tc>
          <w:tcPr>
            <w:tcW w:w="1559" w:type="dxa"/>
          </w:tcPr>
          <w:p w14:paraId="2699FF1E" w14:textId="17397C36" w:rsidR="000917B2" w:rsidRPr="00AC72DF" w:rsidRDefault="006971D9">
            <w:pPr>
              <w:pStyle w:val="FirstParagraph"/>
              <w:jc w:val="both"/>
              <w:pPrChange w:id="834" w:author="Damian Andrew Tamburri" w:date="2025-11-25T14:55:00Z" w16du:dateUtc="2025-11-25T13:55:00Z">
                <w:pPr>
                  <w:pStyle w:val="FirstParagraph"/>
                </w:pPr>
              </w:pPrChange>
            </w:pPr>
            <w:r>
              <w:t>2</w:t>
            </w:r>
          </w:p>
        </w:tc>
      </w:tr>
      <w:tr w:rsidR="000917B2" w14:paraId="481DF099" w14:textId="7CDCFAD6" w:rsidTr="0049347B">
        <w:trPr>
          <w:jc w:val="center"/>
        </w:trPr>
        <w:tc>
          <w:tcPr>
            <w:tcW w:w="4145" w:type="dxa"/>
          </w:tcPr>
          <w:p w14:paraId="6FD17578" w14:textId="61ECA377" w:rsidR="000917B2" w:rsidRPr="009D50F9" w:rsidRDefault="000917B2">
            <w:pPr>
              <w:pStyle w:val="FirstParagraph"/>
              <w:jc w:val="both"/>
              <w:pPrChange w:id="835" w:author="Damian Andrew Tamburri" w:date="2025-11-25T14:55:00Z" w16du:dateUtc="2025-11-25T13:55:00Z">
                <w:pPr>
                  <w:pStyle w:val="FirstParagraph"/>
                </w:pPr>
              </w:pPrChange>
            </w:pPr>
            <w:r w:rsidRPr="007E5632">
              <w:t>Timeseries Anomaly Detection</w:t>
            </w:r>
            <w:r w:rsidR="0049347B">
              <w:t xml:space="preserve"> [16]</w:t>
            </w:r>
          </w:p>
        </w:tc>
        <w:tc>
          <w:tcPr>
            <w:tcW w:w="983" w:type="dxa"/>
          </w:tcPr>
          <w:p w14:paraId="5194802B" w14:textId="50B9340D" w:rsidR="000917B2" w:rsidRPr="00AC72DF" w:rsidRDefault="00DE5546">
            <w:pPr>
              <w:pStyle w:val="FirstParagraph"/>
              <w:jc w:val="both"/>
              <w:pPrChange w:id="836" w:author="Damian Andrew Tamburri" w:date="2025-11-25T14:55:00Z" w16du:dateUtc="2025-11-25T13:55:00Z">
                <w:pPr>
                  <w:pStyle w:val="FirstParagraph"/>
                </w:pPr>
              </w:pPrChange>
            </w:pPr>
            <w:r>
              <w:t>1*</w:t>
            </w:r>
          </w:p>
        </w:tc>
        <w:tc>
          <w:tcPr>
            <w:tcW w:w="980" w:type="dxa"/>
          </w:tcPr>
          <w:p w14:paraId="4905C9F6" w14:textId="26C4FF66" w:rsidR="000917B2" w:rsidRPr="00AC72DF" w:rsidRDefault="000917B2">
            <w:pPr>
              <w:pStyle w:val="FirstParagraph"/>
              <w:jc w:val="both"/>
              <w:pPrChange w:id="837" w:author="Damian Andrew Tamburri" w:date="2025-11-25T14:55:00Z" w16du:dateUtc="2025-11-25T13:55:00Z">
                <w:pPr>
                  <w:pStyle w:val="FirstParagraph"/>
                </w:pPr>
              </w:pPrChange>
            </w:pPr>
            <w:r>
              <w:t>2</w:t>
            </w:r>
          </w:p>
        </w:tc>
        <w:tc>
          <w:tcPr>
            <w:tcW w:w="1049" w:type="dxa"/>
          </w:tcPr>
          <w:p w14:paraId="7E21C21F" w14:textId="10E70C8C" w:rsidR="000917B2" w:rsidRPr="00AC72DF" w:rsidRDefault="000917B2">
            <w:pPr>
              <w:pStyle w:val="FirstParagraph"/>
              <w:jc w:val="both"/>
              <w:pPrChange w:id="838" w:author="Damian Andrew Tamburri" w:date="2025-11-25T14:55:00Z" w16du:dateUtc="2025-11-25T13:55:00Z">
                <w:pPr>
                  <w:pStyle w:val="FirstParagraph"/>
                </w:pPr>
              </w:pPrChange>
            </w:pPr>
            <w:r>
              <w:t>2</w:t>
            </w:r>
          </w:p>
        </w:tc>
        <w:tc>
          <w:tcPr>
            <w:tcW w:w="914" w:type="dxa"/>
          </w:tcPr>
          <w:p w14:paraId="428A20ED" w14:textId="5B566E4A" w:rsidR="000917B2" w:rsidRPr="00AC72DF" w:rsidRDefault="000917B2">
            <w:pPr>
              <w:pStyle w:val="FirstParagraph"/>
              <w:jc w:val="both"/>
              <w:pPrChange w:id="839" w:author="Damian Andrew Tamburri" w:date="2025-11-25T14:55:00Z" w16du:dateUtc="2025-11-25T13:55:00Z">
                <w:pPr>
                  <w:pStyle w:val="FirstParagraph"/>
                </w:pPr>
              </w:pPrChange>
            </w:pPr>
            <w:r>
              <w:t>2</w:t>
            </w:r>
          </w:p>
        </w:tc>
        <w:tc>
          <w:tcPr>
            <w:tcW w:w="1559" w:type="dxa"/>
          </w:tcPr>
          <w:p w14:paraId="448FEBE3" w14:textId="289A279D" w:rsidR="000917B2" w:rsidRDefault="00647B86">
            <w:pPr>
              <w:pStyle w:val="FirstParagraph"/>
              <w:jc w:val="both"/>
              <w:pPrChange w:id="840" w:author="Damian Andrew Tamburri" w:date="2025-11-25T14:55:00Z" w16du:dateUtc="2025-11-25T13:55:00Z">
                <w:pPr>
                  <w:pStyle w:val="FirstParagraph"/>
                </w:pPr>
              </w:pPrChange>
            </w:pPr>
            <w:r>
              <w:t>2</w:t>
            </w:r>
          </w:p>
        </w:tc>
      </w:tr>
      <w:tr w:rsidR="000917B2" w14:paraId="6D1BE52D" w14:textId="60593EF3" w:rsidTr="0049347B">
        <w:trPr>
          <w:jc w:val="center"/>
        </w:trPr>
        <w:tc>
          <w:tcPr>
            <w:tcW w:w="4145" w:type="dxa"/>
          </w:tcPr>
          <w:p w14:paraId="075DE9FA" w14:textId="6CE05338" w:rsidR="000917B2" w:rsidRPr="007E5632" w:rsidRDefault="000917B2">
            <w:pPr>
              <w:pStyle w:val="FirstParagraph"/>
              <w:jc w:val="both"/>
              <w:pPrChange w:id="841" w:author="Damian Andrew Tamburri" w:date="2025-11-25T14:55:00Z" w16du:dateUtc="2025-11-25T13:55:00Z">
                <w:pPr>
                  <w:pStyle w:val="FirstParagraph"/>
                </w:pPr>
              </w:pPrChange>
            </w:pPr>
            <w:r w:rsidRPr="007E5632">
              <w:t>AdaptLLM Remote Sensing</w:t>
            </w:r>
            <w:r w:rsidR="0049347B">
              <w:t xml:space="preserve"> [9] [10]</w:t>
            </w:r>
          </w:p>
        </w:tc>
        <w:tc>
          <w:tcPr>
            <w:tcW w:w="983" w:type="dxa"/>
          </w:tcPr>
          <w:p w14:paraId="38E5DC42" w14:textId="61F70682" w:rsidR="000917B2" w:rsidRPr="00AC72DF" w:rsidRDefault="000917B2">
            <w:pPr>
              <w:pStyle w:val="FirstParagraph"/>
              <w:jc w:val="both"/>
              <w:pPrChange w:id="842" w:author="Damian Andrew Tamburri" w:date="2025-11-25T14:55:00Z" w16du:dateUtc="2025-11-25T13:55:00Z">
                <w:pPr>
                  <w:pStyle w:val="FirstParagraph"/>
                </w:pPr>
              </w:pPrChange>
            </w:pPr>
            <w:r>
              <w:t>3</w:t>
            </w:r>
          </w:p>
        </w:tc>
        <w:tc>
          <w:tcPr>
            <w:tcW w:w="980" w:type="dxa"/>
          </w:tcPr>
          <w:p w14:paraId="653FB1E8" w14:textId="2BBA57BF" w:rsidR="000917B2" w:rsidRPr="00AC72DF" w:rsidRDefault="000917B2">
            <w:pPr>
              <w:pStyle w:val="FirstParagraph"/>
              <w:jc w:val="both"/>
              <w:pPrChange w:id="843" w:author="Damian Andrew Tamburri" w:date="2025-11-25T14:55:00Z" w16du:dateUtc="2025-11-25T13:55:00Z">
                <w:pPr>
                  <w:pStyle w:val="FirstParagraph"/>
                </w:pPr>
              </w:pPrChange>
            </w:pPr>
            <w:r>
              <w:t>2</w:t>
            </w:r>
          </w:p>
        </w:tc>
        <w:tc>
          <w:tcPr>
            <w:tcW w:w="1049" w:type="dxa"/>
          </w:tcPr>
          <w:p w14:paraId="5798FAA1" w14:textId="0EEA4C26" w:rsidR="000917B2" w:rsidRPr="00AC72DF" w:rsidRDefault="000917B2">
            <w:pPr>
              <w:pStyle w:val="FirstParagraph"/>
              <w:jc w:val="both"/>
              <w:pPrChange w:id="844" w:author="Damian Andrew Tamburri" w:date="2025-11-25T14:55:00Z" w16du:dateUtc="2025-11-25T13:55:00Z">
                <w:pPr>
                  <w:pStyle w:val="FirstParagraph"/>
                </w:pPr>
              </w:pPrChange>
            </w:pPr>
            <w:r>
              <w:t>1</w:t>
            </w:r>
          </w:p>
        </w:tc>
        <w:tc>
          <w:tcPr>
            <w:tcW w:w="914" w:type="dxa"/>
          </w:tcPr>
          <w:p w14:paraId="348BAA95" w14:textId="426EA13F" w:rsidR="000917B2" w:rsidRPr="00AC72DF" w:rsidRDefault="00A4171C">
            <w:pPr>
              <w:pStyle w:val="FirstParagraph"/>
              <w:jc w:val="both"/>
              <w:pPrChange w:id="845" w:author="Damian Andrew Tamburri" w:date="2025-11-25T14:55:00Z" w16du:dateUtc="2025-11-25T13:55:00Z">
                <w:pPr>
                  <w:pStyle w:val="FirstParagraph"/>
                </w:pPr>
              </w:pPrChange>
            </w:pPr>
            <w:r>
              <w:t>2</w:t>
            </w:r>
          </w:p>
        </w:tc>
        <w:tc>
          <w:tcPr>
            <w:tcW w:w="1559" w:type="dxa"/>
          </w:tcPr>
          <w:p w14:paraId="5AD0E829" w14:textId="34D2D4C6" w:rsidR="000917B2" w:rsidRPr="00AC72DF" w:rsidRDefault="006971D9">
            <w:pPr>
              <w:pStyle w:val="FirstParagraph"/>
              <w:jc w:val="both"/>
              <w:pPrChange w:id="846" w:author="Damian Andrew Tamburri" w:date="2025-11-25T14:55:00Z" w16du:dateUtc="2025-11-25T13:55:00Z">
                <w:pPr>
                  <w:pStyle w:val="FirstParagraph"/>
                </w:pPr>
              </w:pPrChange>
            </w:pPr>
            <w:r>
              <w:t>2</w:t>
            </w:r>
          </w:p>
        </w:tc>
      </w:tr>
      <w:tr w:rsidR="000917B2" w14:paraId="60284A61" w14:textId="1B675EB7" w:rsidTr="0049347B">
        <w:trPr>
          <w:jc w:val="center"/>
        </w:trPr>
        <w:tc>
          <w:tcPr>
            <w:tcW w:w="4145" w:type="dxa"/>
          </w:tcPr>
          <w:p w14:paraId="00DFE689" w14:textId="162FFBD1" w:rsidR="000917B2" w:rsidRPr="007E5632" w:rsidRDefault="000917B2">
            <w:pPr>
              <w:pStyle w:val="FirstParagraph"/>
              <w:jc w:val="both"/>
              <w:pPrChange w:id="847" w:author="Damian Andrew Tamburri" w:date="2025-11-25T14:55:00Z" w16du:dateUtc="2025-11-25T13:55:00Z">
                <w:pPr>
                  <w:pStyle w:val="FirstParagraph"/>
                </w:pPr>
              </w:pPrChange>
            </w:pPr>
            <w:r w:rsidRPr="007E5632">
              <w:t>CropSeek LLM</w:t>
            </w:r>
            <w:r w:rsidR="0049347B">
              <w:t xml:space="preserve"> [13]</w:t>
            </w:r>
          </w:p>
        </w:tc>
        <w:tc>
          <w:tcPr>
            <w:tcW w:w="983" w:type="dxa"/>
          </w:tcPr>
          <w:p w14:paraId="289BBC5C" w14:textId="00852D6A" w:rsidR="000917B2" w:rsidRPr="00AC72DF" w:rsidRDefault="007D0E31">
            <w:pPr>
              <w:pStyle w:val="FirstParagraph"/>
              <w:jc w:val="both"/>
              <w:pPrChange w:id="848" w:author="Damian Andrew Tamburri" w:date="2025-11-25T14:55:00Z" w16du:dateUtc="2025-11-25T13:55:00Z">
                <w:pPr>
                  <w:pStyle w:val="FirstParagraph"/>
                </w:pPr>
              </w:pPrChange>
            </w:pPr>
            <w:r>
              <w:t>2</w:t>
            </w:r>
            <w:r w:rsidR="008045CD">
              <w:t>*</w:t>
            </w:r>
          </w:p>
        </w:tc>
        <w:tc>
          <w:tcPr>
            <w:tcW w:w="980" w:type="dxa"/>
          </w:tcPr>
          <w:p w14:paraId="7995DDCD" w14:textId="318EFB9E" w:rsidR="000917B2" w:rsidRPr="00AC72DF" w:rsidRDefault="000917B2">
            <w:pPr>
              <w:pStyle w:val="FirstParagraph"/>
              <w:jc w:val="both"/>
              <w:pPrChange w:id="849" w:author="Damian Andrew Tamburri" w:date="2025-11-25T14:55:00Z" w16du:dateUtc="2025-11-25T13:55:00Z">
                <w:pPr>
                  <w:pStyle w:val="FirstParagraph"/>
                </w:pPr>
              </w:pPrChange>
            </w:pPr>
            <w:r>
              <w:t>3</w:t>
            </w:r>
            <w:r w:rsidR="00723C79">
              <w:t>*</w:t>
            </w:r>
          </w:p>
        </w:tc>
        <w:tc>
          <w:tcPr>
            <w:tcW w:w="1049" w:type="dxa"/>
          </w:tcPr>
          <w:p w14:paraId="056AF8A6" w14:textId="68D52913" w:rsidR="000917B2" w:rsidRPr="00AC72DF" w:rsidRDefault="000917B2">
            <w:pPr>
              <w:pStyle w:val="FirstParagraph"/>
              <w:jc w:val="both"/>
              <w:pPrChange w:id="850" w:author="Damian Andrew Tamburri" w:date="2025-11-25T14:55:00Z" w16du:dateUtc="2025-11-25T13:55:00Z">
                <w:pPr>
                  <w:pStyle w:val="FirstParagraph"/>
                </w:pPr>
              </w:pPrChange>
            </w:pPr>
            <w:r>
              <w:t>1</w:t>
            </w:r>
          </w:p>
        </w:tc>
        <w:tc>
          <w:tcPr>
            <w:tcW w:w="914" w:type="dxa"/>
          </w:tcPr>
          <w:p w14:paraId="50080EB0" w14:textId="262C594F" w:rsidR="000917B2" w:rsidRPr="00AC72DF" w:rsidRDefault="000917B2">
            <w:pPr>
              <w:pStyle w:val="FirstParagraph"/>
              <w:jc w:val="both"/>
              <w:pPrChange w:id="851" w:author="Damian Andrew Tamburri" w:date="2025-11-25T14:55:00Z" w16du:dateUtc="2025-11-25T13:55:00Z">
                <w:pPr>
                  <w:pStyle w:val="FirstParagraph"/>
                </w:pPr>
              </w:pPrChange>
            </w:pPr>
            <w:r>
              <w:t>1</w:t>
            </w:r>
          </w:p>
        </w:tc>
        <w:tc>
          <w:tcPr>
            <w:tcW w:w="1559" w:type="dxa"/>
          </w:tcPr>
          <w:p w14:paraId="67A94295" w14:textId="395CB685" w:rsidR="000917B2" w:rsidRDefault="006971D9">
            <w:pPr>
              <w:pStyle w:val="FirstParagraph"/>
              <w:jc w:val="both"/>
              <w:pPrChange w:id="852" w:author="Damian Andrew Tamburri" w:date="2025-11-25T14:55:00Z" w16du:dateUtc="2025-11-25T13:55:00Z">
                <w:pPr>
                  <w:pStyle w:val="FirstParagraph"/>
                </w:pPr>
              </w:pPrChange>
            </w:pPr>
            <w:r>
              <w:t>1.7</w:t>
            </w:r>
          </w:p>
        </w:tc>
      </w:tr>
    </w:tbl>
    <w:p w14:paraId="6A43A2A6" w14:textId="164663ED" w:rsidR="000C1C57" w:rsidRDefault="00CA328A">
      <w:pPr>
        <w:pStyle w:val="FirstParagraph"/>
        <w:jc w:val="both"/>
        <w:rPr>
          <w:ins w:id="853" w:author="Loris Pennucci" w:date="2025-11-25T17:37:00Z" w16du:dateUtc="2025-11-25T16:37:00Z"/>
          <w:i/>
          <w:iCs/>
        </w:rPr>
      </w:pPr>
      <w:ins w:id="854" w:author="Loris Pennucci" w:date="2025-11-25T17:37:00Z" w16du:dateUtc="2025-11-25T16:37:00Z">
        <w:r>
          <w:rPr>
            <w:i/>
            <w:iCs/>
          </w:rPr>
          <w:t>Table</w:t>
        </w:r>
      </w:ins>
      <w:ins w:id="855" w:author="Loris Pennucci" w:date="2025-11-25T17:38:00Z" w16du:dateUtc="2025-11-25T16:38:00Z">
        <w:r w:rsidR="005A7F31">
          <w:rPr>
            <w:i/>
            <w:iCs/>
          </w:rPr>
          <w:t xml:space="preserve"> </w:t>
        </w:r>
      </w:ins>
      <w:ins w:id="856" w:author="Loris Pennucci" w:date="2025-11-25T21:21:00Z" w16du:dateUtc="2025-11-25T20:21:00Z">
        <w:r w:rsidR="008D66D1">
          <w:rPr>
            <w:i/>
            <w:iCs/>
          </w:rPr>
          <w:t>3</w:t>
        </w:r>
      </w:ins>
      <w:ins w:id="857" w:author="Loris Pennucci" w:date="2025-11-25T17:37:00Z" w16du:dateUtc="2025-11-25T16:37:00Z">
        <w:r>
          <w:rPr>
            <w:i/>
            <w:iCs/>
          </w:rPr>
          <w:t xml:space="preserve">: evaluation of each model; </w:t>
        </w:r>
      </w:ins>
      <w:del w:id="858" w:author="Loris Pennucci" w:date="2025-11-25T17:37:00Z" w16du:dateUtc="2025-11-25T16:37:00Z">
        <w:r w:rsidR="00750F3C" w:rsidRPr="00CA328A" w:rsidDel="00CA328A">
          <w:rPr>
            <w:i/>
            <w:iCs/>
            <w:rPrChange w:id="859" w:author="Loris Pennucci" w:date="2025-11-25T17:37:00Z" w16du:dateUtc="2025-11-25T16:37:00Z">
              <w:rPr/>
            </w:rPrChange>
          </w:rPr>
          <w:delText xml:space="preserve">The </w:delText>
        </w:r>
      </w:del>
      <w:ins w:id="860" w:author="Loris Pennucci" w:date="2025-11-25T17:37:00Z" w16du:dateUtc="2025-11-25T16:37:00Z">
        <w:r>
          <w:rPr>
            <w:i/>
            <w:iCs/>
          </w:rPr>
          <w:t>t</w:t>
        </w:r>
        <w:r w:rsidRPr="00CA328A">
          <w:rPr>
            <w:i/>
            <w:iCs/>
            <w:rPrChange w:id="861" w:author="Loris Pennucci" w:date="2025-11-25T17:37:00Z" w16du:dateUtc="2025-11-25T16:37:00Z">
              <w:rPr/>
            </w:rPrChange>
          </w:rPr>
          <w:t xml:space="preserve">he </w:t>
        </w:r>
      </w:ins>
      <w:r w:rsidR="00750F3C" w:rsidRPr="00CA328A">
        <w:rPr>
          <w:i/>
          <w:iCs/>
          <w:rPrChange w:id="862" w:author="Loris Pennucci" w:date="2025-11-25T17:37:00Z" w16du:dateUtc="2025-11-25T16:37:00Z">
            <w:rPr/>
          </w:rPrChange>
        </w:rPr>
        <w:t>asterisks (*) represent an exception to the scoring rules defined above; they will be explained in the following section</w:t>
      </w:r>
      <w:del w:id="863" w:author="Loris Pennucci" w:date="2025-11-25T17:37:00Z" w16du:dateUtc="2025-11-25T16:37:00Z">
        <w:r w:rsidR="00D2714C" w:rsidRPr="00CA328A" w:rsidDel="00CA328A">
          <w:rPr>
            <w:i/>
            <w:iCs/>
            <w:rPrChange w:id="864" w:author="Loris Pennucci" w:date="2025-11-25T17:37:00Z" w16du:dateUtc="2025-11-25T16:37:00Z">
              <w:rPr/>
            </w:rPrChange>
          </w:rPr>
          <w:delText xml:space="preserve">; </w:delText>
        </w:r>
      </w:del>
      <w:ins w:id="865" w:author="Loris Pennucci" w:date="2025-11-25T17:37:00Z" w16du:dateUtc="2025-11-25T16:37:00Z">
        <w:r>
          <w:rPr>
            <w:i/>
            <w:iCs/>
          </w:rPr>
          <w:t>.</w:t>
        </w:r>
        <w:r w:rsidRPr="00CA328A">
          <w:rPr>
            <w:i/>
            <w:iCs/>
            <w:rPrChange w:id="866" w:author="Loris Pennucci" w:date="2025-11-25T17:37:00Z" w16du:dateUtc="2025-11-25T16:37:00Z">
              <w:rPr/>
            </w:rPrChange>
          </w:rPr>
          <w:t xml:space="preserve"> </w:t>
        </w:r>
      </w:ins>
      <w:del w:id="867" w:author="Loris Pennucci" w:date="2025-11-25T17:37:00Z" w16du:dateUtc="2025-11-25T16:37:00Z">
        <w:r w:rsidR="00D2714C" w:rsidRPr="00CA328A" w:rsidDel="00CA328A">
          <w:rPr>
            <w:i/>
            <w:iCs/>
            <w:rPrChange w:id="868" w:author="Loris Pennucci" w:date="2025-11-25T17:37:00Z" w16du:dateUtc="2025-11-25T16:37:00Z">
              <w:rPr/>
            </w:rPrChange>
          </w:rPr>
          <w:delText>additionally,</w:delText>
        </w:r>
      </w:del>
      <w:ins w:id="869" w:author="Loris Pennucci" w:date="2025-11-25T17:37:00Z" w16du:dateUtc="2025-11-25T16:37:00Z">
        <w:r>
          <w:rPr>
            <w:i/>
            <w:iCs/>
          </w:rPr>
          <w:t>Do note that</w:t>
        </w:r>
      </w:ins>
      <w:r w:rsidR="00D2714C" w:rsidRPr="00CA328A">
        <w:rPr>
          <w:i/>
          <w:iCs/>
          <w:rPrChange w:id="870" w:author="Loris Pennucci" w:date="2025-11-25T17:37:00Z" w16du:dateUtc="2025-11-25T16:37:00Z">
            <w:rPr/>
          </w:rPrChange>
        </w:rPr>
        <w:t xml:space="preserve"> TTM v1 and v2</w:t>
      </w:r>
      <w:r w:rsidR="00707957" w:rsidRPr="00CA328A">
        <w:rPr>
          <w:i/>
          <w:iCs/>
          <w:rPrChange w:id="871" w:author="Loris Pennucci" w:date="2025-11-25T17:37:00Z" w16du:dateUtc="2025-11-25T16:37:00Z">
            <w:rPr/>
          </w:rPrChange>
        </w:rPr>
        <w:t xml:space="preserve"> as well as the two AdaptLLM models</w:t>
      </w:r>
      <w:r w:rsidR="00D2714C" w:rsidRPr="00CA328A">
        <w:rPr>
          <w:i/>
          <w:iCs/>
          <w:rPrChange w:id="872" w:author="Loris Pennucci" w:date="2025-11-25T17:37:00Z" w16du:dateUtc="2025-11-25T16:37:00Z">
            <w:rPr/>
          </w:rPrChange>
        </w:rPr>
        <w:t xml:space="preserve"> were combined into a single entr</w:t>
      </w:r>
      <w:r w:rsidR="00707957" w:rsidRPr="00CA328A">
        <w:rPr>
          <w:i/>
          <w:iCs/>
          <w:rPrChange w:id="873" w:author="Loris Pennucci" w:date="2025-11-25T17:37:00Z" w16du:dateUtc="2025-11-25T16:37:00Z">
            <w:rPr/>
          </w:rPrChange>
        </w:rPr>
        <w:t>y</w:t>
      </w:r>
      <w:r w:rsidR="00E47FB5" w:rsidRPr="00CA328A">
        <w:rPr>
          <w:i/>
          <w:iCs/>
          <w:rPrChange w:id="874" w:author="Loris Pennucci" w:date="2025-11-25T17:37:00Z" w16du:dateUtc="2025-11-25T16:37:00Z">
            <w:rPr/>
          </w:rPrChange>
        </w:rPr>
        <w:t>.</w:t>
      </w:r>
    </w:p>
    <w:p w14:paraId="3D3E5ECC" w14:textId="10682B51" w:rsidR="005A7F31" w:rsidRPr="000A1C9C" w:rsidRDefault="005A7F31">
      <w:pPr>
        <w:pStyle w:val="BodyText"/>
        <w:pPrChange w:id="875" w:author="Loris Pennucci" w:date="2025-11-25T17:37:00Z" w16du:dateUtc="2025-11-25T16:37:00Z">
          <w:pPr>
            <w:pStyle w:val="FirstParagraph"/>
          </w:pPr>
        </w:pPrChange>
      </w:pPr>
      <w:ins w:id="876" w:author="Loris Pennucci" w:date="2025-11-25T17:37:00Z" w16du:dateUtc="2025-11-25T16:37:00Z">
        <w:r>
          <w:t xml:space="preserve">As can be seen in </w:t>
        </w:r>
      </w:ins>
      <w:ins w:id="877" w:author="Loris Pennucci" w:date="2025-11-25T17:38:00Z" w16du:dateUtc="2025-11-25T16:38:00Z">
        <w:r>
          <w:t>T</w:t>
        </w:r>
      </w:ins>
      <w:ins w:id="878" w:author="Loris Pennucci" w:date="2025-11-25T17:37:00Z" w16du:dateUtc="2025-11-25T16:37:00Z">
        <w:r>
          <w:t xml:space="preserve">able </w:t>
        </w:r>
      </w:ins>
      <w:ins w:id="879" w:author="Loris Pennucci" w:date="2025-11-25T21:21:00Z" w16du:dateUtc="2025-11-25T20:21:00Z">
        <w:r w:rsidR="008D66D1">
          <w:t>3</w:t>
        </w:r>
      </w:ins>
      <w:ins w:id="880" w:author="Loris Pennucci" w:date="2025-11-25T17:38:00Z" w16du:dateUtc="2025-11-25T16:38:00Z">
        <w:r w:rsidR="00472C13">
          <w:t xml:space="preserve">, the Disease Detection model [6] </w:t>
        </w:r>
      </w:ins>
      <w:ins w:id="881" w:author="Loris Pennucci" w:date="2025-11-25T17:39:00Z">
        <w:r w:rsidR="00472C13" w:rsidRPr="00472C13">
          <w:t>emerges as the strongest candidate overall, achieving the highest total score of 2.7</w:t>
        </w:r>
      </w:ins>
      <w:ins w:id="882" w:author="Loris Pennucci" w:date="2025-11-25T17:40:00Z" w16du:dateUtc="2025-11-25T16:40:00Z">
        <w:r w:rsidR="00BE785B">
          <w:t>:</w:t>
        </w:r>
      </w:ins>
      <w:ins w:id="883" w:author="Loris Pennucci" w:date="2025-11-25T17:39:00Z" w16du:dateUtc="2025-11-25T16:39:00Z">
        <w:r w:rsidR="00472C13">
          <w:t xml:space="preserve"> </w:t>
        </w:r>
      </w:ins>
      <w:ins w:id="884" w:author="Loris Pennucci" w:date="2025-11-25T17:40:00Z" w16du:dateUtc="2025-11-25T16:40:00Z">
        <w:r w:rsidR="00C73797">
          <w:t>f</w:t>
        </w:r>
      </w:ins>
      <w:ins w:id="885" w:author="Loris Pennucci" w:date="2025-11-25T17:39:00Z">
        <w:r w:rsidR="00472C13" w:rsidRPr="00472C13">
          <w:t>inding diseases in crops is a very useful task in precision farming, and having been trained directly on</w:t>
        </w:r>
      </w:ins>
      <w:ins w:id="886" w:author="Loris Pennucci" w:date="2025-11-25T17:41:00Z" w16du:dateUtc="2025-11-25T16:41:00Z">
        <w:r w:rsidR="0022525E">
          <w:t xml:space="preserve"> a large </w:t>
        </w:r>
        <w:r w:rsidR="005A7FD7">
          <w:t>corpus of</w:t>
        </w:r>
        <w:r w:rsidR="002579A9">
          <w:t xml:space="preserve"> common</w:t>
        </w:r>
      </w:ins>
      <w:ins w:id="887" w:author="Loris Pennucci" w:date="2025-11-25T17:39:00Z">
        <w:r w:rsidR="00472C13" w:rsidRPr="00472C13">
          <w:t xml:space="preserve"> crop imagery grants a score of 3 in PA. The scoring of 2 in QD is because, while a single usage example is presented in the model card, it is a fine-tuning of Google’s ViT, of which the architecture is known. EE has a score of 3 since we can easily compile a test dataset of plant</w:t>
        </w:r>
      </w:ins>
      <w:ins w:id="888" w:author="Loris Pennucci" w:date="2025-11-25T17:40:00Z" w16du:dateUtc="2025-11-25T16:40:00Z">
        <w:r w:rsidR="006928F9">
          <w:t xml:space="preserve"> imagery</w:t>
        </w:r>
      </w:ins>
      <w:ins w:id="889" w:author="Loris Pennucci" w:date="2025-11-25T17:39:00Z">
        <w:r w:rsidR="00472C13" w:rsidRPr="00472C13">
          <w:t xml:space="preserve"> to evaluate the model; LC also gets a score of 3 as, while the model presents contradicting license information, both are permissive licenses. </w:t>
        </w:r>
        <w:r w:rsidR="00472C13" w:rsidRPr="000A1C9C">
          <w:rPr>
            <w:rPrChange w:id="890" w:author="Loris Pennucci" w:date="2025-11-25T17:39:00Z" w16du:dateUtc="2025-11-25T16:39:00Z">
              <w:rPr>
                <w:b/>
                <w:bCs/>
              </w:rPr>
            </w:rPrChange>
          </w:rPr>
          <w:t>This combination of high project alignment, ease of evaluation, and permissive licensing makes [6] the most promising model for immediate integration into Farm-Tech.</w:t>
        </w:r>
      </w:ins>
    </w:p>
    <w:p w14:paraId="288DE01A" w14:textId="4C58F5B4" w:rsidR="007E5632" w:rsidRPr="00750F3C" w:rsidRDefault="000C1C57">
      <w:pPr>
        <w:jc w:val="both"/>
        <w:pPrChange w:id="891" w:author="Damian Andrew Tamburri" w:date="2025-11-25T14:55:00Z" w16du:dateUtc="2025-11-25T13:55:00Z">
          <w:pPr/>
        </w:pPrChange>
      </w:pPr>
      <w:r>
        <w:br w:type="page"/>
      </w:r>
    </w:p>
    <w:p w14:paraId="0014AA2E" w14:textId="0B2F268E" w:rsidR="00155F91" w:rsidRDefault="00750F3C">
      <w:pPr>
        <w:jc w:val="both"/>
        <w:pPrChange w:id="892" w:author="Damian Andrew Tamburri" w:date="2025-11-25T14:55:00Z" w16du:dateUtc="2025-11-25T13:55:00Z">
          <w:pPr/>
        </w:pPrChange>
      </w:pPr>
      <w:r>
        <w:lastRenderedPageBreak/>
        <w:t>All IBM Granite models</w:t>
      </w:r>
      <w:r w:rsidR="00382AB0">
        <w:t xml:space="preserve"> have an</w:t>
      </w:r>
      <w:r>
        <w:t xml:space="preserve"> identical scoring: timeseries forecasting, anomaly detection and pattern classification are all functions that are highly relevant to a smart farming application, but, being general purpose models, they were trained on non-relevant data, thus getting a 2 in the PA category. FlowState</w:t>
      </w:r>
      <w:ins w:id="893" w:author="Loris Pennucci" w:date="2025-11-25T17:42:00Z" w16du:dateUtc="2025-11-25T16:42:00Z">
        <w:r w:rsidR="00D711BA">
          <w:t xml:space="preserve"> [8]</w:t>
        </w:r>
      </w:ins>
      <w:r>
        <w:t xml:space="preserve"> has a score of 1 in this category since, as of time of writing, it is limited to work with timeseries composed by a single channel, reducing </w:t>
      </w:r>
      <w:r w:rsidR="001C2944">
        <w:t>its</w:t>
      </w:r>
      <w:r>
        <w:t xml:space="preserve"> utility in a live application. Having a large documentation backing them, these models all get the maximum score in the QD category, while the scoring in the EE category is set at 2 since, in order to properly evaluate them, proper data has to be </w:t>
      </w:r>
      <w:r w:rsidR="00155F91">
        <w:t>produced.</w:t>
      </w:r>
      <w:r w:rsidR="002C4048">
        <w:t xml:space="preserve"> Being released under Apache 2.0, LC gets the maximum score</w:t>
      </w:r>
      <w:r w:rsidR="00026CE4">
        <w:t>.</w:t>
      </w:r>
    </w:p>
    <w:p w14:paraId="00CB5008" w14:textId="7FEED2FE" w:rsidR="00155F91" w:rsidDel="002C687E" w:rsidRDefault="00155F91">
      <w:pPr>
        <w:jc w:val="both"/>
        <w:rPr>
          <w:del w:id="894" w:author="Loris Pennucci" w:date="2025-11-25T17:40:00Z" w16du:dateUtc="2025-11-25T16:40:00Z"/>
        </w:rPr>
        <w:pPrChange w:id="895" w:author="Damian Andrew Tamburri" w:date="2025-11-25T14:55:00Z" w16du:dateUtc="2025-11-25T13:55:00Z">
          <w:pPr/>
        </w:pPrChange>
      </w:pPr>
      <w:del w:id="896" w:author="Loris Pennucci" w:date="2025-11-25T17:40:00Z" w16du:dateUtc="2025-11-25T16:40:00Z">
        <w:r w:rsidDel="002C687E">
          <w:delText xml:space="preserve">Disease Detection </w:delText>
        </w:r>
        <w:r w:rsidR="00D27FE4" w:rsidDel="002C687E">
          <w:delText>[6]</w:delText>
        </w:r>
        <w:r w:rsidDel="002C687E">
          <w:delText xml:space="preserve">: </w:delText>
        </w:r>
        <w:r w:rsidR="004D2C3B" w:rsidDel="002C687E">
          <w:delText>finding diseases in crop is a very useful task in precision farming, and having been trained on crops grants a score of 3 in PA.</w:delText>
        </w:r>
        <w:r w:rsidDel="002C687E">
          <w:delText xml:space="preserve"> </w:delText>
        </w:r>
        <w:r w:rsidR="004D2C3B" w:rsidDel="002C687E">
          <w:delText xml:space="preserve">The scoring of 2 in QD is </w:delText>
        </w:r>
        <w:r w:rsidDel="002C687E">
          <w:delText>because</w:delText>
        </w:r>
        <w:r w:rsidR="003841C4" w:rsidDel="002C687E">
          <w:delText>,</w:delText>
        </w:r>
        <w:r w:rsidDel="002C687E">
          <w:delText xml:space="preserve"> while a single usage example is presented</w:delText>
        </w:r>
        <w:r w:rsidR="003841C4" w:rsidDel="002C687E">
          <w:delText xml:space="preserve"> in the model card,</w:delText>
        </w:r>
        <w:r w:rsidDel="002C687E">
          <w:delText xml:space="preserve"> it is a fine-tuning of Google’s vit, of which the architecture is known</w:delText>
        </w:r>
        <w:r w:rsidR="00C648AE" w:rsidDel="002C687E">
          <w:delText>.</w:delText>
        </w:r>
        <w:r w:rsidDel="002C687E">
          <w:delText xml:space="preserve"> </w:delText>
        </w:r>
        <w:r w:rsidR="00ED56DF" w:rsidDel="002C687E">
          <w:delText>EE has a score of 3 since we can easily compile a test dataset of plants to evaluate the model; LC also gets a score of 3 as, while the model presents contradicting licenses information, both are permissive licenses.</w:delText>
        </w:r>
      </w:del>
    </w:p>
    <w:p w14:paraId="5256A4D9" w14:textId="06A4526E" w:rsidR="00155F91" w:rsidRDefault="00155F91">
      <w:pPr>
        <w:jc w:val="both"/>
        <w:pPrChange w:id="897" w:author="Damian Andrew Tamburri" w:date="2025-11-25T14:55:00Z" w16du:dateUtc="2025-11-25T13:55:00Z">
          <w:pPr/>
        </w:pPrChange>
      </w:pPr>
      <w:r>
        <w:t>Fruits and Vegetables Detector</w:t>
      </w:r>
      <w:r w:rsidR="00610D37">
        <w:t xml:space="preserve"> [11]</w:t>
      </w:r>
      <w:r>
        <w:t xml:space="preserve">: </w:t>
      </w:r>
      <w:r w:rsidR="007D69D6">
        <w:t>this model received a score of 2 in PA as it is unable to detect disease in crop, instead only classifying a picture as a type of crop, limiting its actual uses in a live application</w:t>
      </w:r>
      <w:r w:rsidR="00730147">
        <w:t>.</w:t>
      </w:r>
      <w:r w:rsidR="00AD03EB">
        <w:t xml:space="preserve"> All the other scores are the same as </w:t>
      </w:r>
      <w:r w:rsidR="0036631E">
        <w:t>[6]</w:t>
      </w:r>
      <w:r w:rsidR="00AD03EB">
        <w:t xml:space="preserve"> since the model’s architecture is known, is easy to evaluate and is released under a permissive license.</w:t>
      </w:r>
    </w:p>
    <w:p w14:paraId="2EBF0D05" w14:textId="3BA41142" w:rsidR="00155F91" w:rsidRDefault="00297A1F">
      <w:pPr>
        <w:jc w:val="both"/>
        <w:pPrChange w:id="898" w:author="Damian Andrew Tamburri" w:date="2025-11-25T14:55:00Z" w16du:dateUtc="2025-11-25T13:55:00Z">
          <w:pPr/>
        </w:pPrChange>
      </w:pPr>
      <w:r>
        <w:t>Leaf Detection and Classification [12]</w:t>
      </w:r>
      <w:r w:rsidR="00155F91">
        <w:t xml:space="preserve">: same as </w:t>
      </w:r>
      <w:r w:rsidR="0036631E">
        <w:t xml:space="preserve">[11], </w:t>
      </w:r>
      <w:r w:rsidR="003A1BA1">
        <w:t>with the difference of LC having a score of 2 as yolo-based models require a commercial license.</w:t>
      </w:r>
    </w:p>
    <w:p w14:paraId="35328893" w14:textId="2DE67426" w:rsidR="00155F91" w:rsidRDefault="00155F91">
      <w:pPr>
        <w:jc w:val="both"/>
        <w:pPrChange w:id="899" w:author="Damian Andrew Tamburri" w:date="2025-11-25T14:55:00Z" w16du:dateUtc="2025-11-25T13:55:00Z">
          <w:pPr/>
        </w:pPrChange>
      </w:pPr>
      <w:r>
        <w:t>Plant Leaf Diseases Detection</w:t>
      </w:r>
      <w:r w:rsidR="006D2D5A">
        <w:t xml:space="preserve"> [14]</w:t>
      </w:r>
      <w:r>
        <w:t xml:space="preserve">: same as </w:t>
      </w:r>
      <w:r w:rsidR="00A81E4D">
        <w:t>[6]</w:t>
      </w:r>
      <w:r>
        <w:t>, with the difference of EE getting a 1 since, using an LLM to describe images, it may require further testing to ensure the model doesn’t hallucinate</w:t>
      </w:r>
      <w:r w:rsidR="006971D9">
        <w:t>.</w:t>
      </w:r>
      <w:r w:rsidR="00DE5546">
        <w:t xml:space="preserve"> Additionally, LC gets a score of 2 since LLaVa may require a commercial license depending on the number of monthly users.</w:t>
      </w:r>
    </w:p>
    <w:p w14:paraId="4CE7CE7F" w14:textId="6D5758C1" w:rsidR="00155F91" w:rsidRDefault="00155F91">
      <w:pPr>
        <w:jc w:val="both"/>
        <w:pPrChange w:id="900" w:author="Damian Andrew Tamburri" w:date="2025-11-25T14:55:00Z" w16du:dateUtc="2025-11-25T13:55:00Z">
          <w:pPr/>
        </w:pPrChange>
      </w:pPr>
      <w:r w:rsidRPr="007E5632">
        <w:t>Timeseries Anomaly Detection</w:t>
      </w:r>
      <w:r w:rsidR="00DE5546">
        <w:t xml:space="preserve"> [16]</w:t>
      </w:r>
      <w:r>
        <w:t xml:space="preserve">: </w:t>
      </w:r>
      <w:r w:rsidR="00DE5546">
        <w:t>performing only anomaly detection on time series, and trained on non-relevant, univariate data, this model gets a 1 in PA</w:t>
      </w:r>
      <w:r>
        <w:t xml:space="preserve">; </w:t>
      </w:r>
      <w:r w:rsidR="00DE5546">
        <w:t>2 in QD</w:t>
      </w:r>
      <w:r>
        <w:t xml:space="preserve"> </w:t>
      </w:r>
      <w:r w:rsidR="001C2944">
        <w:t>because</w:t>
      </w:r>
      <w:r>
        <w:t xml:space="preserve"> it was trained as part of a framework so you know it’s background; </w:t>
      </w:r>
      <w:r w:rsidR="00DE5546">
        <w:t>EE gets also a score of 2 for the same reason of the IBM models; since it reports no license, this model gets a score of 2 in LC</w:t>
      </w:r>
      <w:r w:rsidR="00F60AC9">
        <w:t>.</w:t>
      </w:r>
    </w:p>
    <w:p w14:paraId="04D918A6" w14:textId="2D3CA03A" w:rsidR="00155F91" w:rsidRDefault="00155F91">
      <w:pPr>
        <w:pStyle w:val="FirstParagraph"/>
        <w:jc w:val="both"/>
        <w:pPrChange w:id="901" w:author="Damian Andrew Tamburri" w:date="2025-11-25T14:55:00Z" w16du:dateUtc="2025-11-25T13:55:00Z">
          <w:pPr>
            <w:pStyle w:val="FirstParagraph"/>
          </w:pPr>
        </w:pPrChange>
      </w:pPr>
      <w:r w:rsidRPr="007E5632">
        <w:t>AdaptLLM Remote Sensing</w:t>
      </w:r>
      <w:r w:rsidR="006B4A65">
        <w:t xml:space="preserve"> [9] [10]</w:t>
      </w:r>
      <w:r>
        <w:t xml:space="preserve">: </w:t>
      </w:r>
      <w:r w:rsidR="006B4A65">
        <w:t>performing natural-language descriptions of drone imagery can be useful to end users, as such it gets 3 on PA. In QD it gets a scoring of 2 since not many use-cases are provided. Like [14], EE gets a score of 1 as it may require significant testing to ensure the correct functioning of the LLM. LC gets a score of 2 since it is not clear the license under which these model</w:t>
      </w:r>
      <w:r w:rsidR="004B13A6">
        <w:t>s</w:t>
      </w:r>
      <w:r w:rsidR="006B4A65">
        <w:t xml:space="preserve"> are released.</w:t>
      </w:r>
    </w:p>
    <w:p w14:paraId="411B6571" w14:textId="7DB4B83E" w:rsidR="00155F91" w:rsidRPr="00155F91" w:rsidRDefault="00155F91">
      <w:pPr>
        <w:pStyle w:val="BodyText"/>
        <w:jc w:val="both"/>
        <w:pPrChange w:id="902" w:author="Damian Andrew Tamburri" w:date="2025-11-25T14:55:00Z" w16du:dateUtc="2025-11-25T13:55:00Z">
          <w:pPr>
            <w:pStyle w:val="BodyText"/>
          </w:pPr>
        </w:pPrChange>
      </w:pPr>
      <w:r w:rsidRPr="007E5632">
        <w:t>CropSeekLLM</w:t>
      </w:r>
      <w:r>
        <w:t>:</w:t>
      </w:r>
      <w:r w:rsidR="00C27D85">
        <w:t xml:space="preserve"> </w:t>
      </w:r>
      <w:r w:rsidR="00F27698">
        <w:t>given the limited fine-tuning data used, PA gets a score of 2; additionally, being a chatbot doesn’t require much documentation, therefore getting a score of 3 in QD. Like for [9], [10] and [14], ensuring correct behavior may require significant testing as well as domain-specific experts, as such it scores a 1 in EE. Lastly, given the restrictive license, this model gets a score of 1 in LC</w:t>
      </w:r>
      <w:r w:rsidR="00851809">
        <w:t>.</w:t>
      </w:r>
    </w:p>
    <w:p w14:paraId="5B7A28AD" w14:textId="77777777" w:rsidR="00155F91" w:rsidRDefault="00155F91">
      <w:pPr>
        <w:jc w:val="both"/>
        <w:pPrChange w:id="903" w:author="Damian Andrew Tamburri" w:date="2025-11-25T14:55:00Z" w16du:dateUtc="2025-11-25T13:55:00Z">
          <w:pPr/>
        </w:pPrChange>
      </w:pPr>
    </w:p>
    <w:p w14:paraId="1648415F" w14:textId="60FEEC60" w:rsidR="00133F08" w:rsidRPr="00AC72DF" w:rsidRDefault="00D73C68">
      <w:pPr>
        <w:jc w:val="both"/>
        <w:rPr>
          <w:b/>
          <w:bCs/>
        </w:rPr>
        <w:pPrChange w:id="904" w:author="Damian Andrew Tamburri" w:date="2025-11-25T14:55:00Z" w16du:dateUtc="2025-11-25T13:55:00Z">
          <w:pPr/>
        </w:pPrChange>
      </w:pPr>
      <w:r w:rsidRPr="001F59F2">
        <w:rPr>
          <w:b/>
          <w:bCs/>
        </w:rPr>
        <w:br w:type="page"/>
      </w:r>
    </w:p>
    <w:p w14:paraId="4550CE86" w14:textId="55717211" w:rsidR="003D6F5C" w:rsidRDefault="007B7CD4">
      <w:pPr>
        <w:pStyle w:val="Heading1"/>
        <w:jc w:val="both"/>
        <w:pPrChange w:id="905" w:author="Damian Andrew Tamburri" w:date="2025-11-25T14:55:00Z" w16du:dateUtc="2025-11-25T13:55:00Z">
          <w:pPr>
            <w:pStyle w:val="Heading1"/>
          </w:pPr>
        </w:pPrChange>
      </w:pPr>
      <w:bookmarkStart w:id="906" w:name="_Toc214914321"/>
      <w:bookmarkStart w:id="907" w:name="non-relevant-models"/>
      <w:bookmarkEnd w:id="172"/>
      <w:bookmarkEnd w:id="719"/>
      <w:r>
        <w:lastRenderedPageBreak/>
        <w:t>6</w:t>
      </w:r>
      <w:r w:rsidR="003D6F5C" w:rsidRPr="00E0647F">
        <w:t xml:space="preserve">. </w:t>
      </w:r>
      <w:r w:rsidR="003D6F5C">
        <w:t xml:space="preserve">Limitations </w:t>
      </w:r>
      <w:del w:id="908" w:author="Damian Andrew Tamburri" w:date="2025-11-25T15:08:00Z" w16du:dateUtc="2025-11-25T14:08:00Z">
        <w:r w:rsidR="003D6F5C" w:rsidDel="00607FBC">
          <w:delText xml:space="preserve">of Search Method </w:delText>
        </w:r>
      </w:del>
      <w:del w:id="909" w:author="Damian Andrew Tamburri" w:date="2025-11-25T15:09:00Z" w16du:dateUtc="2025-11-25T14:09:00Z">
        <w:r w:rsidR="003D6F5C" w:rsidDel="00607FBC">
          <w:delText>and Work</w:delText>
        </w:r>
      </w:del>
      <w:bookmarkEnd w:id="906"/>
    </w:p>
    <w:p w14:paraId="1E6C4B4D" w14:textId="04E0EF17" w:rsidR="003D6F5C" w:rsidRDefault="003D6F5C">
      <w:pPr>
        <w:jc w:val="both"/>
        <w:pPrChange w:id="910" w:author="Damian Andrew Tamburri" w:date="2025-11-25T14:55:00Z" w16du:dateUtc="2025-11-25T13:55:00Z">
          <w:pPr/>
        </w:pPrChange>
      </w:pPr>
      <w:r>
        <w:t xml:space="preserve">Given the search method used to compile the models list, it is possible that other models more in-line with precision farming and farm-tech itself were not retrieved; as such, this work could be expanded by several methods, such as including more search terms, diversifying the source from which </w:t>
      </w:r>
      <w:r w:rsidR="00880838">
        <w:t>the models were</w:t>
      </w:r>
      <w:r>
        <w:t xml:space="preserve"> pulled, or removing the requirement of needing more than 100 downloads in order to be considered.</w:t>
      </w:r>
    </w:p>
    <w:p w14:paraId="3B918EBB" w14:textId="2B1B2494" w:rsidR="003D6F5C" w:rsidRDefault="003D6F5C">
      <w:pPr>
        <w:jc w:val="both"/>
        <w:pPrChange w:id="911" w:author="Damian Andrew Tamburri" w:date="2025-11-25T14:55:00Z" w16du:dateUtc="2025-11-25T13:55:00Z">
          <w:pPr/>
        </w:pPrChange>
      </w:pPr>
      <w:r>
        <w:t>Another limitation of this work is determined by the lack of relevant testing data on Smart</w:t>
      </w:r>
      <w:r w:rsidR="009A339F">
        <w:t xml:space="preserve"> </w:t>
      </w:r>
      <w:r>
        <w:t xml:space="preserve">Shaped’s side that may have been used to experiment with the models, </w:t>
      </w:r>
      <w:r w:rsidR="00062913">
        <w:t xml:space="preserve">as a way </w:t>
      </w:r>
      <w:r>
        <w:t xml:space="preserve">to obtain a more accurate evaluation of their performances in </w:t>
      </w:r>
      <w:r w:rsidR="004D24DE">
        <w:t>F</w:t>
      </w:r>
      <w:r>
        <w:t>arm-</w:t>
      </w:r>
      <w:r w:rsidR="004D24DE">
        <w:t>T</w:t>
      </w:r>
      <w:r>
        <w:t>ech; the models most affected by this are the time series analysis models, since it is</w:t>
      </w:r>
      <w:r w:rsidR="006E7D2B">
        <w:t xml:space="preserve"> very likely</w:t>
      </w:r>
      <w:r>
        <w:t xml:space="preserve"> possible that their performance may depend on the overall structure of the data used.</w:t>
      </w:r>
    </w:p>
    <w:p w14:paraId="61468EC9" w14:textId="369E8FAC" w:rsidR="003D6F5C" w:rsidRDefault="00DC2FE0">
      <w:pPr>
        <w:jc w:val="both"/>
        <w:rPr>
          <w:rFonts w:asciiTheme="majorHAnsi" w:eastAsiaTheme="majorEastAsia" w:hAnsiTheme="majorHAnsi" w:cstheme="majorBidi"/>
          <w:color w:val="0F4761" w:themeColor="accent1" w:themeShade="BF"/>
          <w:sz w:val="40"/>
          <w:szCs w:val="40"/>
        </w:rPr>
        <w:pPrChange w:id="912" w:author="Damian Andrew Tamburri" w:date="2025-11-25T14:55:00Z" w16du:dateUtc="2025-11-25T13:55:00Z">
          <w:pPr/>
        </w:pPrChange>
      </w:pPr>
      <w:r w:rsidRPr="00DC2FE0">
        <w:t xml:space="preserve">A noteworthy </w:t>
      </w:r>
      <w:r>
        <w:t xml:space="preserve">observation to make </w:t>
      </w:r>
      <w:r w:rsidRPr="00DC2FE0">
        <w:t xml:space="preserve">is that nearly half of the relevant models (46.6%) belong to the IBM Granite family. This concentration suggests a potential bias in the retrieval process, as the methodology may have favored models from a single provider, thereby reducing the diversity of approaches considered. Such bias </w:t>
      </w:r>
      <w:r w:rsidR="00491AB3">
        <w:t xml:space="preserve">could </w:t>
      </w:r>
      <w:r w:rsidR="00B066AB">
        <w:t>have been caused by the exclusive use of HuggingFace as the sole source of models considered; expanding the number of sources will provide a wider range of variety, possibly increasing the number of relevant models. Of course, this can be determined only through additional research.</w:t>
      </w:r>
      <w:r w:rsidR="003D6F5C">
        <w:br w:type="page"/>
      </w:r>
    </w:p>
    <w:p w14:paraId="2FDFA88F" w14:textId="1B24ACF8" w:rsidR="00AC72DF" w:rsidRDefault="00D01BE5">
      <w:pPr>
        <w:pStyle w:val="Heading1"/>
        <w:jc w:val="both"/>
        <w:pPrChange w:id="913" w:author="Damian Andrew Tamburri" w:date="2025-11-25T14:55:00Z" w16du:dateUtc="2025-11-25T13:55:00Z">
          <w:pPr>
            <w:pStyle w:val="Heading1"/>
          </w:pPr>
        </w:pPrChange>
      </w:pPr>
      <w:bookmarkStart w:id="914" w:name="_Toc214914322"/>
      <w:r>
        <w:lastRenderedPageBreak/>
        <w:t>7</w:t>
      </w:r>
      <w:r w:rsidR="003E0668" w:rsidRPr="00E0647F">
        <w:t xml:space="preserve">. </w:t>
      </w:r>
      <w:bookmarkStart w:id="915" w:name="references"/>
      <w:bookmarkEnd w:id="907"/>
      <w:r w:rsidR="00D771C7">
        <w:t>Conclusion</w:t>
      </w:r>
      <w:r w:rsidR="00BE1809">
        <w:t>s</w:t>
      </w:r>
      <w:bookmarkEnd w:id="914"/>
    </w:p>
    <w:p w14:paraId="1DE33CF3" w14:textId="778579E3" w:rsidR="00BE1809" w:rsidRPr="00BE1809" w:rsidRDefault="00BE1809">
      <w:pPr>
        <w:pStyle w:val="BodyText"/>
        <w:jc w:val="both"/>
        <w:pPrChange w:id="916" w:author="Damian Andrew Tamburri" w:date="2025-11-25T14:55:00Z" w16du:dateUtc="2025-11-25T13:55:00Z">
          <w:pPr>
            <w:pStyle w:val="BodyText"/>
          </w:pPr>
        </w:pPrChange>
      </w:pPr>
      <w:r w:rsidRPr="00BE1809">
        <w:t>The work presented in this thesis set out to explore the reusability of pre-trained models in the context Farm-Tech</w:t>
      </w:r>
      <w:r>
        <w:t>:</w:t>
      </w:r>
      <w:r w:rsidRPr="00BE1809">
        <w:t xml:space="preserve"> </w:t>
      </w:r>
      <w:r>
        <w:t>b</w:t>
      </w:r>
      <w:r w:rsidRPr="00BE1809">
        <w:t>y systematically collecting, filtering, and analyzing models from HuggingFace, we established a</w:t>
      </w:r>
      <w:r>
        <w:t>n</w:t>
      </w:r>
      <w:r w:rsidRPr="00BE1809">
        <w:t xml:space="preserve"> </w:t>
      </w:r>
      <w:r>
        <w:t>evaluation methodology to verify</w:t>
      </w:r>
      <w:r w:rsidRPr="00BE1809">
        <w:t xml:space="preserve"> their applicability to </w:t>
      </w:r>
      <w:r>
        <w:t>precision farming.</w:t>
      </w:r>
    </w:p>
    <w:p w14:paraId="31A608D9" w14:textId="217D7D6D" w:rsidR="00BE1809" w:rsidRPr="00BE1809" w:rsidRDefault="00BE1809">
      <w:pPr>
        <w:pStyle w:val="BodyText"/>
        <w:jc w:val="both"/>
        <w:pPrChange w:id="917" w:author="Damian Andrew Tamburri" w:date="2025-11-25T14:55:00Z" w16du:dateUtc="2025-11-25T13:55:00Z">
          <w:pPr>
            <w:pStyle w:val="BodyText"/>
          </w:pPr>
        </w:pPrChange>
      </w:pPr>
      <w:r w:rsidRPr="00BE1809">
        <w:t>Several insights emerged from this study:</w:t>
      </w:r>
    </w:p>
    <w:p w14:paraId="49AE4D1D" w14:textId="58014F20" w:rsidR="00BE1809" w:rsidRPr="00BE1809" w:rsidRDefault="00BE1809">
      <w:pPr>
        <w:pStyle w:val="BodyText"/>
        <w:numPr>
          <w:ilvl w:val="0"/>
          <w:numId w:val="21"/>
        </w:numPr>
        <w:jc w:val="both"/>
        <w:pPrChange w:id="918" w:author="Damian Andrew Tamburri" w:date="2025-11-25T14:55:00Z" w16du:dateUtc="2025-11-25T13:55:00Z">
          <w:pPr>
            <w:pStyle w:val="BodyText"/>
            <w:numPr>
              <w:numId w:val="21"/>
            </w:numPr>
            <w:tabs>
              <w:tab w:val="num" w:pos="720"/>
            </w:tabs>
            <w:ind w:left="720" w:hanging="360"/>
          </w:pPr>
        </w:pPrChange>
      </w:pPr>
      <w:r w:rsidRPr="00BE1809">
        <w:rPr>
          <w:b/>
          <w:bCs/>
        </w:rPr>
        <w:t>Model relevance and diversity</w:t>
      </w:r>
      <w:r w:rsidRPr="00BE1809">
        <w:t xml:space="preserve">: </w:t>
      </w:r>
      <w:r w:rsidR="00702E80">
        <w:t>o</w:t>
      </w:r>
      <w:r w:rsidRPr="00BE1809">
        <w:t xml:space="preserve">ut of 100 models initially retrieved, only 15 were deemed relevant to </w:t>
      </w:r>
      <w:r w:rsidR="006207AF">
        <w:t>this field</w:t>
      </w:r>
      <w:r w:rsidRPr="00BE1809">
        <w:t>. This highlights both the scarcity of domain-specific models and the importance of careful filtering when reusing general-purpose models. The predominance of time</w:t>
      </w:r>
      <w:r w:rsidR="00A9049D">
        <w:t xml:space="preserve"> </w:t>
      </w:r>
      <w:r w:rsidRPr="00BE1809">
        <w:t>series analysis models (46.6%) underscores the centrality of sensor data forecasting in smart farming.</w:t>
      </w:r>
    </w:p>
    <w:p w14:paraId="3ED13B09" w14:textId="77777777" w:rsidR="00BE1809" w:rsidRPr="00BE1809" w:rsidRDefault="00BE1809">
      <w:pPr>
        <w:pStyle w:val="BodyText"/>
        <w:numPr>
          <w:ilvl w:val="0"/>
          <w:numId w:val="21"/>
        </w:numPr>
        <w:jc w:val="both"/>
        <w:pPrChange w:id="919" w:author="Damian Andrew Tamburri" w:date="2025-11-25T14:55:00Z" w16du:dateUtc="2025-11-25T13:55:00Z">
          <w:pPr>
            <w:pStyle w:val="BodyText"/>
            <w:numPr>
              <w:numId w:val="21"/>
            </w:numPr>
            <w:tabs>
              <w:tab w:val="num" w:pos="720"/>
            </w:tabs>
            <w:ind w:left="720" w:hanging="360"/>
          </w:pPr>
        </w:pPrChange>
      </w:pPr>
      <w:r w:rsidRPr="00BE1809">
        <w:rPr>
          <w:b/>
          <w:bCs/>
        </w:rPr>
        <w:t>Licensing constraints</w:t>
      </w:r>
      <w:r w:rsidRPr="00BE1809">
        <w:t>: While most models were released under permissive licenses such as Apache 2.0, a significant subset presented unclear or restrictive licensing terms. This factor directly impacts reusability, as legal barriers can prevent integration into commercial platforms. CropSeekLLM, for example, explicitly prohibits commercial use, while others require negotiation with the original authors.</w:t>
      </w:r>
    </w:p>
    <w:p w14:paraId="7BD29884" w14:textId="77777777" w:rsidR="00BE1809" w:rsidRPr="00BE1809" w:rsidRDefault="00BE1809">
      <w:pPr>
        <w:pStyle w:val="BodyText"/>
        <w:numPr>
          <w:ilvl w:val="0"/>
          <w:numId w:val="21"/>
        </w:numPr>
        <w:jc w:val="both"/>
        <w:pPrChange w:id="920" w:author="Damian Andrew Tamburri" w:date="2025-11-25T14:55:00Z" w16du:dateUtc="2025-11-25T13:55:00Z">
          <w:pPr>
            <w:pStyle w:val="BodyText"/>
            <w:numPr>
              <w:numId w:val="21"/>
            </w:numPr>
            <w:tabs>
              <w:tab w:val="num" w:pos="720"/>
            </w:tabs>
            <w:ind w:left="720" w:hanging="360"/>
          </w:pPr>
        </w:pPrChange>
      </w:pPr>
      <w:r w:rsidRPr="00BE1809">
        <w:rPr>
          <w:b/>
          <w:bCs/>
        </w:rPr>
        <w:t>Bias and documentation gaps</w:t>
      </w:r>
      <w:r w:rsidRPr="00BE1809">
        <w:t>: The majority of models did not provide sufficient discussion of bias or limitations in their training data. This omission poses risks when transferring models to new agricultural contexts, where crop varieties, diseases, and environmental conditions may differ substantially from those represented in the original datasets. Documentation quality also varied, with many models discarded due to insufficient information.</w:t>
      </w:r>
    </w:p>
    <w:p w14:paraId="5931EE65" w14:textId="65A0FFC8" w:rsidR="00BE1809" w:rsidRPr="00BE1809" w:rsidRDefault="00BE1809">
      <w:pPr>
        <w:pStyle w:val="BodyText"/>
        <w:numPr>
          <w:ilvl w:val="0"/>
          <w:numId w:val="21"/>
        </w:numPr>
        <w:jc w:val="both"/>
        <w:pPrChange w:id="921" w:author="Damian Andrew Tamburri" w:date="2025-11-25T14:55:00Z" w16du:dateUtc="2025-11-25T13:55:00Z">
          <w:pPr>
            <w:pStyle w:val="BodyText"/>
            <w:numPr>
              <w:numId w:val="21"/>
            </w:numPr>
            <w:tabs>
              <w:tab w:val="num" w:pos="720"/>
            </w:tabs>
            <w:ind w:left="720" w:hanging="360"/>
          </w:pPr>
        </w:pPrChange>
      </w:pPr>
      <w:r w:rsidRPr="00BE1809">
        <w:rPr>
          <w:b/>
          <w:bCs/>
        </w:rPr>
        <w:t>IBM Granite models as a foundation</w:t>
      </w:r>
      <w:r w:rsidRPr="00BE1809">
        <w:t xml:space="preserve">: Nearly half of the relevant models belonged to IBM’s Granite suite. Although trained on general-purpose datasets, their robust architectures and extensive documentation make them </w:t>
      </w:r>
      <w:r w:rsidR="00827265">
        <w:t xml:space="preserve">valid </w:t>
      </w:r>
      <w:r w:rsidRPr="00BE1809">
        <w:t xml:space="preserve">candidates for fine-tuning in </w:t>
      </w:r>
      <w:r w:rsidR="00E412E6">
        <w:t>precision farming</w:t>
      </w:r>
      <w:r w:rsidRPr="00BE1809">
        <w:t>. Their modularity and efficiency align well with Farm-Tech’s architecture, particularly for tasks involving sensor data forecasting and anomaly detection.</w:t>
      </w:r>
    </w:p>
    <w:p w14:paraId="6B938F00" w14:textId="16617985" w:rsidR="00BE1809" w:rsidRPr="00BE1809" w:rsidDel="00257D55" w:rsidRDefault="00BE1809">
      <w:pPr>
        <w:pStyle w:val="BodyText"/>
        <w:numPr>
          <w:ilvl w:val="0"/>
          <w:numId w:val="21"/>
        </w:numPr>
        <w:jc w:val="both"/>
        <w:rPr>
          <w:del w:id="922" w:author="Loris Pennucci" w:date="2025-11-25T21:23:00Z" w16du:dateUtc="2025-11-25T20:23:00Z"/>
        </w:rPr>
        <w:pPrChange w:id="923" w:author="Damian Andrew Tamburri" w:date="2025-11-25T14:55:00Z" w16du:dateUtc="2025-11-25T13:55:00Z">
          <w:pPr>
            <w:pStyle w:val="BodyText"/>
            <w:numPr>
              <w:numId w:val="21"/>
            </w:numPr>
            <w:tabs>
              <w:tab w:val="num" w:pos="720"/>
            </w:tabs>
            <w:ind w:left="720" w:hanging="360"/>
          </w:pPr>
        </w:pPrChange>
      </w:pPr>
      <w:del w:id="924" w:author="Loris Pennucci" w:date="2025-11-25T21:23:00Z" w16du:dateUtc="2025-11-25T20:23:00Z">
        <w:r w:rsidRPr="00BE1809" w:rsidDel="00257D55">
          <w:rPr>
            <w:b/>
            <w:bCs/>
          </w:rPr>
          <w:delText>Methodological limitations</w:delText>
        </w:r>
        <w:r w:rsidRPr="00BE1809" w:rsidDel="00257D55">
          <w:delText xml:space="preserve">: The reliance on HuggingFace as the sole source, </w:delText>
        </w:r>
        <w:r w:rsidR="005360C5" w:rsidDel="00257D55">
          <w:delText xml:space="preserve">as well as </w:delText>
        </w:r>
        <w:r w:rsidRPr="00BE1809" w:rsidDel="00257D55">
          <w:delText xml:space="preserve">the downloads threshold, may have excluded potentially valuable models. Furthermore, the absence of domain-specific testing data limited the ability to empirically validate </w:delText>
        </w:r>
        <w:r w:rsidR="00307630" w:rsidDel="00257D55">
          <w:delText>each model’s performances.</w:delText>
        </w:r>
      </w:del>
    </w:p>
    <w:p w14:paraId="16E1EBF0" w14:textId="0D5DA72D" w:rsidR="00BE1809" w:rsidRPr="00BE1809" w:rsidRDefault="00A4162E">
      <w:pPr>
        <w:pStyle w:val="BodyText"/>
        <w:jc w:val="both"/>
        <w:pPrChange w:id="925" w:author="Damian Andrew Tamburri" w:date="2025-11-25T14:55:00Z" w16du:dateUtc="2025-11-25T13:55:00Z">
          <w:pPr>
            <w:pStyle w:val="BodyText"/>
          </w:pPr>
        </w:pPrChange>
      </w:pPr>
      <w:r>
        <w:t xml:space="preserve">Considering </w:t>
      </w:r>
      <w:r w:rsidRPr="000804C9">
        <w:t>these</w:t>
      </w:r>
      <w:r w:rsidR="00BE1809" w:rsidRPr="00BE1809">
        <w:t xml:space="preserve">, </w:t>
      </w:r>
      <w:r>
        <w:t>we can conclude</w:t>
      </w:r>
      <w:r w:rsidR="00BE1809" w:rsidRPr="00BE1809">
        <w:t xml:space="preserve"> that model reusability in precision farming</w:t>
      </w:r>
      <w:r>
        <w:t xml:space="preserve">, and likely in </w:t>
      </w:r>
      <w:r w:rsidR="00AA26E3">
        <w:t>any other</w:t>
      </w:r>
      <w:r>
        <w:t xml:space="preserve"> field,</w:t>
      </w:r>
      <w:r w:rsidR="00BE1809" w:rsidRPr="00BE1809">
        <w:t xml:space="preserve"> is feasible but </w:t>
      </w:r>
      <w:r w:rsidR="00CE12E7">
        <w:t>requires careful considerations:</w:t>
      </w:r>
      <w:r w:rsidR="00BE1809" w:rsidRPr="00BE1809">
        <w:t xml:space="preserve"> licensing clarity, data compatibility, and bias awareness are</w:t>
      </w:r>
      <w:r w:rsidR="007A051B">
        <w:t xml:space="preserve"> important</w:t>
      </w:r>
      <w:r w:rsidR="00BE1809" w:rsidRPr="00BE1809">
        <w:t xml:space="preserve"> </w:t>
      </w:r>
      <w:r w:rsidR="007A051B">
        <w:t>factors to monitor</w:t>
      </w:r>
      <w:r w:rsidR="00BE1809" w:rsidRPr="00BE1809">
        <w:t xml:space="preserve">. The proposed evaluation </w:t>
      </w:r>
      <w:r w:rsidR="0030026E">
        <w:t xml:space="preserve">methodology </w:t>
      </w:r>
      <w:r w:rsidR="00BE1809" w:rsidRPr="00BE1809">
        <w:t>provides a</w:t>
      </w:r>
      <w:r w:rsidR="0058183D">
        <w:t>n</w:t>
      </w:r>
      <w:r w:rsidR="00BE1809" w:rsidRPr="00BE1809">
        <w:t xml:space="preserve"> approach that can be generalized beyond agriculture to other domains where pre-trained models are repurposed.</w:t>
      </w:r>
    </w:p>
    <w:p w14:paraId="3C0A5F8F" w14:textId="6831E6F4" w:rsidR="00BE1809" w:rsidRPr="00BE1809" w:rsidRDefault="00BE1809">
      <w:pPr>
        <w:pStyle w:val="BodyText"/>
        <w:jc w:val="both"/>
        <w:pPrChange w:id="926" w:author="Damian Andrew Tamburri" w:date="2025-11-25T14:55:00Z" w16du:dateUtc="2025-11-25T13:55:00Z">
          <w:pPr>
            <w:pStyle w:val="BodyText"/>
          </w:pPr>
        </w:pPrChange>
      </w:pPr>
      <w:r w:rsidRPr="00BE1809">
        <w:t>In conclusion, this thesis demonstrates that pre-trained models hold significant promise for advancing precision farming, but their successful reuse requires a</w:t>
      </w:r>
      <w:r w:rsidR="00A709A7">
        <w:t>n in-depth</w:t>
      </w:r>
      <w:r w:rsidRPr="00BE1809">
        <w:t xml:space="preserve"> evaluation that balances technical performance with legal and contextual considerations. By adopting such a structured approach, Farm-Tech and similar initiatives can accelerate innovation while ensuring sustainability, scalability, and trust in AI-driven agriculture.</w:t>
      </w:r>
    </w:p>
    <w:p w14:paraId="301A7751" w14:textId="77777777" w:rsidR="00BE1809" w:rsidRPr="00BE1809" w:rsidRDefault="00BE1809">
      <w:pPr>
        <w:pStyle w:val="BodyText"/>
        <w:jc w:val="both"/>
        <w:pPrChange w:id="927" w:author="Damian Andrew Tamburri" w:date="2025-11-25T14:55:00Z" w16du:dateUtc="2025-11-25T13:55:00Z">
          <w:pPr>
            <w:pStyle w:val="BodyText"/>
          </w:pPr>
        </w:pPrChange>
      </w:pPr>
    </w:p>
    <w:p w14:paraId="57682633" w14:textId="60BE6D2D" w:rsidR="00D771C7" w:rsidRPr="00D771C7" w:rsidRDefault="00D771C7">
      <w:pPr>
        <w:jc w:val="both"/>
        <w:pPrChange w:id="928" w:author="Damian Andrew Tamburri" w:date="2025-11-25T14:55:00Z" w16du:dateUtc="2025-11-25T13:55:00Z">
          <w:pPr/>
        </w:pPrChange>
      </w:pPr>
      <w:r>
        <w:br w:type="page"/>
      </w:r>
    </w:p>
    <w:p w14:paraId="2DF4BF32" w14:textId="30EDDA62" w:rsidR="00133F08" w:rsidRPr="00E0647F" w:rsidRDefault="003E0668">
      <w:pPr>
        <w:pStyle w:val="Heading1"/>
        <w:jc w:val="both"/>
        <w:pPrChange w:id="929" w:author="Damian Andrew Tamburri" w:date="2025-11-25T14:55:00Z" w16du:dateUtc="2025-11-25T13:55:00Z">
          <w:pPr>
            <w:pStyle w:val="Heading1"/>
          </w:pPr>
        </w:pPrChange>
      </w:pPr>
      <w:bookmarkStart w:id="930" w:name="_Toc214914323"/>
      <w:commentRangeStart w:id="931"/>
      <w:r w:rsidRPr="00E0647F">
        <w:lastRenderedPageBreak/>
        <w:t>References</w:t>
      </w:r>
      <w:commentRangeEnd w:id="931"/>
      <w:r w:rsidR="0085673F">
        <w:rPr>
          <w:rStyle w:val="CommentReference"/>
          <w:rFonts w:asciiTheme="minorHAnsi" w:eastAsiaTheme="minorEastAsia" w:hAnsiTheme="minorHAnsi" w:cstheme="minorBidi"/>
          <w:color w:val="auto"/>
        </w:rPr>
        <w:commentReference w:id="931"/>
      </w:r>
      <w:bookmarkEnd w:id="930"/>
    </w:p>
    <w:p w14:paraId="2157A533" w14:textId="77777777" w:rsidR="00133F08" w:rsidRDefault="003E0668">
      <w:pPr>
        <w:pStyle w:val="FirstParagraph"/>
        <w:jc w:val="both"/>
        <w:pPrChange w:id="932" w:author="Damian Andrew Tamburri" w:date="2025-11-25T14:55:00Z" w16du:dateUtc="2025-11-25T13:55:00Z">
          <w:pPr>
            <w:pStyle w:val="FirstParagraph"/>
          </w:pPr>
        </w:pPrChange>
      </w:pPr>
      <w:r w:rsidRPr="00E0647F">
        <w:t>TODO</w:t>
      </w:r>
    </w:p>
    <w:p w14:paraId="61A59888" w14:textId="3D0265D8" w:rsidR="00961F10" w:rsidRPr="00961F10" w:rsidRDefault="00961F10">
      <w:pPr>
        <w:pStyle w:val="BodyText"/>
        <w:jc w:val="both"/>
        <w:pPrChange w:id="933" w:author="Damian Andrew Tamburri" w:date="2025-11-25T14:55:00Z" w16du:dateUtc="2025-11-25T13:55:00Z">
          <w:pPr>
            <w:pStyle w:val="BodyText"/>
          </w:pPr>
        </w:pPrChange>
      </w:pPr>
      <w:r>
        <w:t xml:space="preserve">[1] Full list of models, </w:t>
      </w:r>
      <w:r w:rsidRPr="00961F10">
        <w:t>https://docs.google.com/spreadsheets/d/17MHOh_VFrFM3qAwXw3VAOcdX4I0mnw9C517qEQdEdTg/edit?usp=sharing</w:t>
      </w:r>
    </w:p>
    <w:p w14:paraId="3A696CAB" w14:textId="77777777" w:rsidR="00133F08" w:rsidRPr="00E0647F" w:rsidRDefault="003E0668">
      <w:pPr>
        <w:pStyle w:val="BodyText"/>
        <w:jc w:val="both"/>
        <w:pPrChange w:id="934" w:author="Damian Andrew Tamburri" w:date="2025-11-25T14:55:00Z" w16du:dateUtc="2025-11-25T13:55:00Z">
          <w:pPr>
            <w:pStyle w:val="BodyText"/>
          </w:pPr>
        </w:pPrChange>
      </w:pPr>
      <w:r w:rsidRPr="00E0647F">
        <w:t>[] Yuqi Nie, Nam H. Nguyen, Phanwadee Sinthong, and Jayant Kalagnanam. A time series is worth 64 words: Long-term forecasting with transformers, 2023. URL https://arxiv.org/abs/2211.14730</w:t>
      </w:r>
    </w:p>
    <w:p w14:paraId="797ABF79" w14:textId="77777777" w:rsidR="00133F08" w:rsidRPr="00E0647F" w:rsidRDefault="003E0668">
      <w:pPr>
        <w:pStyle w:val="BodyText"/>
        <w:jc w:val="both"/>
        <w:pPrChange w:id="935" w:author="Damian Andrew Tamburri" w:date="2025-11-25T14:55:00Z" w16du:dateUtc="2025-11-25T13:55:00Z">
          <w:pPr>
            <w:pStyle w:val="BodyText"/>
          </w:pPr>
        </w:pPrChange>
      </w:pPr>
      <w:r w:rsidRPr="00E0647F">
        <w:t>[] Smart Farming Disease Detection Transformer, https://huggingface.co/wambugu71/crop_leaf_diseases_vit</w:t>
      </w:r>
    </w:p>
    <w:p w14:paraId="75107F9D" w14:textId="77777777" w:rsidR="00133F08" w:rsidRPr="00E0647F" w:rsidRDefault="003E0668">
      <w:pPr>
        <w:pStyle w:val="BodyText"/>
        <w:jc w:val="both"/>
        <w:pPrChange w:id="936" w:author="Damian Andrew Tamburri" w:date="2025-11-25T14:55:00Z" w16du:dateUtc="2025-11-25T13:55:00Z">
          <w:pPr>
            <w:pStyle w:val="BodyText"/>
          </w:pPr>
        </w:pPrChange>
      </w:pPr>
      <w:r w:rsidRPr="00E0647F">
        <w:t>[] Chronos, https://arxiv.org/abs/2403.07815</w:t>
      </w:r>
    </w:p>
    <w:p w14:paraId="14FC9137" w14:textId="77777777" w:rsidR="00133F08" w:rsidRPr="00E0647F" w:rsidRDefault="003E0668">
      <w:pPr>
        <w:pStyle w:val="BodyText"/>
        <w:jc w:val="both"/>
        <w:pPrChange w:id="937" w:author="Damian Andrew Tamburri" w:date="2025-11-25T14:55:00Z" w16du:dateUtc="2025-11-25T13:55:00Z">
          <w:pPr>
            <w:pStyle w:val="BodyText"/>
          </w:pPr>
        </w:pPrChange>
      </w:pPr>
      <w:r w:rsidRPr="00E0647F">
        <w:t>[] TimesFM, https://arxiv.org/abs/2310.10688</w:t>
      </w:r>
    </w:p>
    <w:p w14:paraId="385BA31A" w14:textId="77777777" w:rsidR="00133F08" w:rsidRPr="00E0647F" w:rsidRDefault="003E0668">
      <w:pPr>
        <w:pStyle w:val="BodyText"/>
        <w:jc w:val="both"/>
        <w:rPr>
          <w:lang w:val="it-IT"/>
        </w:rPr>
        <w:pPrChange w:id="938" w:author="Damian Andrew Tamburri" w:date="2025-11-25T14:55:00Z" w16du:dateUtc="2025-11-25T13:55:00Z">
          <w:pPr>
            <w:pStyle w:val="BodyText"/>
          </w:pPr>
        </w:pPrChange>
      </w:pPr>
      <w:r w:rsidRPr="00E0647F">
        <w:rPr>
          <w:lang w:val="it-IT"/>
        </w:rPr>
        <w:t>[] Lag-LLaMA, https://arxiv.org/abs/2310.08278</w:t>
      </w:r>
    </w:p>
    <w:p w14:paraId="2E8CF829" w14:textId="77777777" w:rsidR="00133F08" w:rsidRPr="00E0647F" w:rsidRDefault="003E0668">
      <w:pPr>
        <w:pStyle w:val="BodyText"/>
        <w:jc w:val="both"/>
        <w:pPrChange w:id="939" w:author="Damian Andrew Tamburri" w:date="2025-11-25T14:55:00Z" w16du:dateUtc="2025-11-25T13:55:00Z">
          <w:pPr>
            <w:pStyle w:val="BodyText"/>
          </w:pPr>
        </w:pPrChange>
      </w:pPr>
      <w:r w:rsidRPr="00E0647F">
        <w:t>[] Maziyar Panahi. Openmed ner: Open-source, domain-adapted state-of-the- art transformers for biomedical ner across 12 public datasets, 2025. URL https://arxiv.org/abs/2508.01630</w:t>
      </w:r>
    </w:p>
    <w:p w14:paraId="7118FCF5" w14:textId="77777777" w:rsidR="00133F08" w:rsidRPr="00E0647F" w:rsidRDefault="003E0668">
      <w:pPr>
        <w:pStyle w:val="BodyText"/>
        <w:jc w:val="both"/>
        <w:pPrChange w:id="940" w:author="Damian Andrew Tamburri" w:date="2025-11-25T14:55:00Z" w16du:dateUtc="2025-11-25T13:55:00Z">
          <w:pPr>
            <w:pStyle w:val="BodyText"/>
          </w:pPr>
        </w:pPrChange>
      </w:pPr>
      <w:r w:rsidRPr="00E0647F">
        <w:t>[] Michal Muszynski, Levente Klein, Ademir Ferreira da Silva, Anjani Prasad Atluri, Carlos Gomes, Daniela Szwarcman, Gurkanwar Singh, Kewen Gu, Ma- ciel Zortea, Naomi Simumba, Paolo Fraccaro, Shraddha Singh, Steve Melik- setian, Campbell Watson, Daiki Kimura, and Harini Srinivasan. Fine-tuning of geospatial foundation models for aboveground biomass estimation, 2024. URL https://arxiv.org/abs/2406.19888</w:t>
      </w:r>
    </w:p>
    <w:p w14:paraId="66AD2874" w14:textId="77777777" w:rsidR="00133F08" w:rsidRPr="00E0647F" w:rsidRDefault="003E0668">
      <w:pPr>
        <w:pStyle w:val="BodyText"/>
        <w:jc w:val="both"/>
        <w:pPrChange w:id="941" w:author="Damian Andrew Tamburri" w:date="2025-11-25T14:55:00Z" w16du:dateUtc="2025-11-25T13:55:00Z">
          <w:pPr>
            <w:pStyle w:val="BodyText"/>
          </w:pPr>
        </w:pPrChange>
      </w:pPr>
      <w:r w:rsidRPr="00E0647F">
        <w:t>[S5] Jimmy T. H. Smith, Andrew Warrington, and Scott W. Linderman. Simplified state space layers for sequence modeling, 2023. URL https://arxiv.org/abs/2208.04933</w:t>
      </w:r>
    </w:p>
    <w:p w14:paraId="1BF5E83F" w14:textId="77777777" w:rsidR="00133F08" w:rsidRPr="00E0647F" w:rsidRDefault="003E0668">
      <w:pPr>
        <w:pStyle w:val="BodyText"/>
        <w:jc w:val="both"/>
        <w:pPrChange w:id="942" w:author="Damian Andrew Tamburri" w:date="2025-11-25T14:55:00Z" w16du:dateUtc="2025-11-25T13:55:00Z">
          <w:pPr>
            <w:pStyle w:val="BodyText"/>
          </w:pPr>
        </w:pPrChange>
      </w:pPr>
      <w:r w:rsidRPr="00E0647F">
        <w:t>[Swin B] Ze Liu, Yutong Lin, Yue Cao, Han Hu, Yixuan Wei, Zheng Zhang, Stephen Lin, and Baining Guo. Swin transformer: Hierarchical vision transformer using shifted windows, 2021. URL https://arxiv.org/abs/2103.14030</w:t>
      </w:r>
    </w:p>
    <w:p w14:paraId="43DB8743" w14:textId="1BC80C87" w:rsidR="00D1005C" w:rsidRDefault="003E0668">
      <w:pPr>
        <w:pStyle w:val="BodyText"/>
        <w:jc w:val="both"/>
        <w:pPrChange w:id="943" w:author="Damian Andrew Tamburri" w:date="2025-11-25T14:55:00Z" w16du:dateUtc="2025-11-25T13:55:00Z">
          <w:pPr>
            <w:pStyle w:val="BodyText"/>
          </w:pPr>
        </w:pPrChange>
      </w:pPr>
      <w:r w:rsidRPr="00E0647F">
        <w:t xml:space="preserve">[simMIM] Zhenda Xie, Zheng Zhang, Yue Cao, Yutong Lin, Jianmin Bao, Zhuliang Yao, Qi Dai, and Han Hu. Simmim: A simple framework for masked image mod- eling, 2022. URL </w:t>
      </w:r>
      <w:r w:rsidR="00D1005C">
        <w:fldChar w:fldCharType="begin"/>
      </w:r>
      <w:r w:rsidR="00D1005C">
        <w:instrText>HYPERLINK "https://arxiv.org/abs/2111.09886"</w:instrText>
      </w:r>
      <w:r w:rsidR="00D1005C">
        <w:fldChar w:fldCharType="separate"/>
      </w:r>
      <w:r w:rsidR="00D1005C" w:rsidRPr="003832DF">
        <w:rPr>
          <w:rStyle w:val="Hyperlink"/>
        </w:rPr>
        <w:t>https://arxiv.org/abs/2111.09886</w:t>
      </w:r>
      <w:r w:rsidR="00D1005C">
        <w:fldChar w:fldCharType="end"/>
      </w:r>
      <w:bookmarkEnd w:id="915"/>
    </w:p>
    <w:p w14:paraId="135D8A06" w14:textId="77777777" w:rsidR="00D1005C" w:rsidRDefault="00D1005C">
      <w:pPr>
        <w:jc w:val="both"/>
        <w:pPrChange w:id="944" w:author="Damian Andrew Tamburri" w:date="2025-11-25T14:55:00Z" w16du:dateUtc="2025-11-25T13:55:00Z">
          <w:pPr/>
        </w:pPrChange>
      </w:pPr>
      <w:r>
        <w:br w:type="page"/>
      </w:r>
    </w:p>
    <w:p w14:paraId="734370D9" w14:textId="45DDF80E" w:rsidR="00133F08" w:rsidRDefault="00D1005C">
      <w:pPr>
        <w:pStyle w:val="Heading1"/>
        <w:jc w:val="both"/>
        <w:pPrChange w:id="945" w:author="Damian Andrew Tamburri" w:date="2025-11-25T14:55:00Z" w16du:dateUtc="2025-11-25T13:55:00Z">
          <w:pPr>
            <w:pStyle w:val="Heading1"/>
          </w:pPr>
        </w:pPrChange>
      </w:pPr>
      <w:bookmarkStart w:id="946" w:name="_Toc214914324"/>
      <w:r>
        <w:lastRenderedPageBreak/>
        <w:t>Appendix</w:t>
      </w:r>
      <w:bookmarkEnd w:id="946"/>
    </w:p>
    <w:p w14:paraId="42F6D318" w14:textId="36504B13" w:rsidR="00D07FF1" w:rsidRDefault="003C628E">
      <w:pPr>
        <w:pStyle w:val="Heading3"/>
        <w:jc w:val="both"/>
        <w:pPrChange w:id="947" w:author="Damian Andrew Tamburri" w:date="2025-11-25T14:55:00Z" w16du:dateUtc="2025-11-25T13:55:00Z">
          <w:pPr>
            <w:pStyle w:val="Heading3"/>
          </w:pPr>
        </w:pPrChange>
      </w:pPr>
      <w:bookmarkStart w:id="948" w:name="_Toc214914325"/>
      <w:r>
        <w:t>A</w:t>
      </w:r>
      <w:r>
        <w:tab/>
      </w:r>
      <w:r w:rsidR="00D07FF1">
        <w:t>Models Retrieval Script</w:t>
      </w:r>
      <w:bookmarkEnd w:id="948"/>
    </w:p>
    <w:p w14:paraId="4A716EBA" w14:textId="1D7F9B27" w:rsidR="00E15819" w:rsidDel="00284CDD" w:rsidRDefault="00284CDD">
      <w:pPr>
        <w:pStyle w:val="BodyText"/>
        <w:jc w:val="both"/>
        <w:rPr>
          <w:del w:id="949" w:author="Loris Pennucci" w:date="2025-11-25T21:30:00Z" w16du:dateUtc="2025-11-25T20:30:00Z"/>
        </w:rPr>
      </w:pPr>
      <w:ins w:id="950" w:author="Loris Pennucci" w:date="2025-11-25T21:30:00Z">
        <w:r w:rsidRPr="00284CDD">
          <w:t>The Python script used to compile the list of models is available at []. It was executed on September 23, 2025</w:t>
        </w:r>
      </w:ins>
      <w:ins w:id="951" w:author="Loris Pennucci" w:date="2025-11-25T21:30:00Z" w16du:dateUtc="2025-11-25T20:30:00Z">
        <w:r w:rsidR="00320294">
          <w:t>; as such,</w:t>
        </w:r>
      </w:ins>
      <w:ins w:id="952" w:author="Loris Pennucci" w:date="2025-11-25T21:30:00Z">
        <w:r w:rsidRPr="00284CDD">
          <w:t xml:space="preserve"> </w:t>
        </w:r>
      </w:ins>
      <w:ins w:id="953" w:author="Loris Pennucci" w:date="2025-11-25T21:31:00Z" w16du:dateUtc="2025-11-25T20:31:00Z">
        <w:r w:rsidR="008D6AB8">
          <w:t>a</w:t>
        </w:r>
      </w:ins>
      <w:ins w:id="954" w:author="Loris Pennucci" w:date="2025-11-25T21:30:00Z">
        <w:r w:rsidRPr="00284CDD">
          <w:t>ny discrepancies in the retrieved model list during future reproductions may result from changes in download counts over time.</w:t>
        </w:r>
      </w:ins>
      <w:del w:id="955" w:author="Loris Pennucci" w:date="2025-11-25T21:30:00Z" w16du:dateUtc="2025-11-25T20:30:00Z">
        <w:r w:rsidR="00E15819" w:rsidDel="00284CDD">
          <w:delText>The python script used</w:delText>
        </w:r>
        <w:r w:rsidR="00D13340" w:rsidDel="00284CDD">
          <w:delText xml:space="preserve"> to compile the models </w:delText>
        </w:r>
      </w:del>
      <w:del w:id="956" w:author="Loris Pennucci" w:date="2025-11-25T21:25:00Z" w16du:dateUtc="2025-11-25T20:25:00Z">
        <w:r w:rsidR="00D13340" w:rsidDel="005D35E6">
          <w:delText>list</w:delText>
        </w:r>
        <w:r w:rsidR="00E15819" w:rsidDel="005D35E6">
          <w:delText xml:space="preserve"> is too long ima kms</w:delText>
        </w:r>
      </w:del>
    </w:p>
    <w:p w14:paraId="0F7C86A4" w14:textId="77777777" w:rsidR="00284CDD" w:rsidRDefault="00284CDD">
      <w:pPr>
        <w:pStyle w:val="BodyText"/>
        <w:jc w:val="both"/>
        <w:rPr>
          <w:ins w:id="957" w:author="Loris Pennucci" w:date="2025-11-25T21:30:00Z" w16du:dateUtc="2025-11-25T20:30:00Z"/>
        </w:rPr>
        <w:pPrChange w:id="958" w:author="Damian Andrew Tamburri" w:date="2025-11-25T14:55:00Z" w16du:dateUtc="2025-11-25T13:55:00Z">
          <w:pPr>
            <w:pStyle w:val="BodyText"/>
          </w:pPr>
        </w:pPrChange>
      </w:pPr>
    </w:p>
    <w:p w14:paraId="6E31C627" w14:textId="410A01C6" w:rsidR="00E15819" w:rsidRDefault="00E15819">
      <w:pPr>
        <w:pStyle w:val="BodyText"/>
        <w:jc w:val="both"/>
        <w:pPrChange w:id="959" w:author="Damian Andrew Tamburri" w:date="2025-11-25T14:55:00Z" w16du:dateUtc="2025-11-25T13:55:00Z">
          <w:pPr>
            <w:pStyle w:val="BodyText"/>
          </w:pPr>
        </w:pPrChange>
      </w:pPr>
      <w:r>
        <w:t xml:space="preserve">The terms used to index the </w:t>
      </w:r>
      <w:r w:rsidR="00D13340">
        <w:t>models to be retrieved are the following:</w:t>
      </w:r>
    </w:p>
    <w:p w14:paraId="7C01C7F6" w14:textId="15015EA1" w:rsidR="00D13340" w:rsidRDefault="00D13340">
      <w:pPr>
        <w:pStyle w:val="BodyText"/>
        <w:numPr>
          <w:ilvl w:val="0"/>
          <w:numId w:val="33"/>
        </w:numPr>
        <w:jc w:val="both"/>
        <w:pPrChange w:id="960" w:author="Damian Andrew Tamburri" w:date="2025-11-25T14:55:00Z" w16du:dateUtc="2025-11-25T13:55:00Z">
          <w:pPr>
            <w:pStyle w:val="BodyText"/>
            <w:numPr>
              <w:numId w:val="33"/>
            </w:numPr>
            <w:ind w:left="720" w:hanging="360"/>
          </w:pPr>
        </w:pPrChange>
      </w:pPr>
      <w:r w:rsidRPr="00D13340">
        <w:t>"agriculture", "crop", "biomass", "yield", "nitrogen", "phosphorus", "soil", "plant", "drone", "remote sensing", "time series", "field", "tomato", "heatmap", "organism", "vegetable"</w:t>
      </w:r>
    </w:p>
    <w:p w14:paraId="1BF427AD" w14:textId="2773D137" w:rsidR="00D13340" w:rsidRDefault="00404502">
      <w:pPr>
        <w:pStyle w:val="BodyText"/>
        <w:jc w:val="both"/>
        <w:pPrChange w:id="961" w:author="Damian Andrew Tamburri" w:date="2025-11-25T14:55:00Z" w16du:dateUtc="2025-11-25T13:55:00Z">
          <w:pPr>
            <w:pStyle w:val="BodyText"/>
          </w:pPr>
        </w:pPrChange>
      </w:pPr>
      <w:r>
        <w:t>Some specific terms used, such as “tomato”, were selected as Smart Shaped specifically mentioned them in an example use-case of the cham3leon framework []; as such, we included them in order to fully represent the showcased capabilities of the project.</w:t>
      </w:r>
    </w:p>
    <w:p w14:paraId="7DA20780" w14:textId="3DF5956D" w:rsidR="00404502" w:rsidRDefault="003C628E">
      <w:pPr>
        <w:pStyle w:val="Heading3"/>
        <w:jc w:val="both"/>
        <w:pPrChange w:id="962" w:author="Damian Andrew Tamburri" w:date="2025-11-25T14:55:00Z" w16du:dateUtc="2025-11-25T13:55:00Z">
          <w:pPr>
            <w:pStyle w:val="Heading3"/>
          </w:pPr>
        </w:pPrChange>
      </w:pPr>
      <w:bookmarkStart w:id="963" w:name="_Toc214914326"/>
      <w:r>
        <w:t>B</w:t>
      </w:r>
      <w:r>
        <w:tab/>
      </w:r>
      <w:r w:rsidR="00404502">
        <w:t>Non-Relevant Models</w:t>
      </w:r>
      <w:bookmarkEnd w:id="963"/>
    </w:p>
    <w:p w14:paraId="08904DCB" w14:textId="03B7A9D0" w:rsidR="003C628E" w:rsidRDefault="00E1220B">
      <w:pPr>
        <w:pStyle w:val="FirstParagraph"/>
        <w:jc w:val="both"/>
        <w:pPrChange w:id="964" w:author="Damian Andrew Tamburri" w:date="2025-11-25T14:55:00Z" w16du:dateUtc="2025-11-25T13:55:00Z">
          <w:pPr>
            <w:pStyle w:val="FirstParagraph"/>
          </w:pPr>
        </w:pPrChange>
      </w:pPr>
      <w:r>
        <w:t>The full list of models can be found on the online spreadsheet linked earlier in chapter 3 [], below we point out some highlights that can be derived from the list.</w:t>
      </w:r>
    </w:p>
    <w:p w14:paraId="14A9E0FC" w14:textId="04ACE4C4" w:rsidR="00E1220B" w:rsidRDefault="00E1220B">
      <w:pPr>
        <w:pStyle w:val="BodyText"/>
        <w:numPr>
          <w:ilvl w:val="0"/>
          <w:numId w:val="33"/>
        </w:numPr>
        <w:jc w:val="both"/>
        <w:pPrChange w:id="965" w:author="Damian Andrew Tamburri" w:date="2025-11-25T14:55:00Z" w16du:dateUtc="2025-11-25T13:55:00Z">
          <w:pPr>
            <w:pStyle w:val="BodyText"/>
            <w:numPr>
              <w:numId w:val="33"/>
            </w:numPr>
            <w:ind w:left="720" w:hanging="360"/>
          </w:pPr>
        </w:pPrChange>
      </w:pPr>
      <w:r>
        <w:t xml:space="preserve">A large portion of the discarded models (34.12%) are all part of the </w:t>
      </w:r>
      <w:r w:rsidRPr="00E1220B">
        <w:t>OpenMed Named-entity recognition (NER)</w:t>
      </w:r>
      <w:r>
        <w:t>,</w:t>
      </w:r>
      <w:r w:rsidRPr="00E1220B">
        <w:t xml:space="preserve"> a suite of open-source transformer models, developed by OpenMed for the purpose of identifying biomedical entities contained in clinical texts, research papers and other healthcare-related documents.</w:t>
      </w:r>
      <w:ins w:id="966" w:author="Loris Pennucci" w:date="2025-11-25T21:31:00Z" w16du:dateUtc="2025-11-25T20:31:00Z">
        <w:r w:rsidR="00EA7310">
          <w:t xml:space="preserve"> 29</w:t>
        </w:r>
      </w:ins>
      <w:ins w:id="967" w:author="Loris Pennucci" w:date="2025-11-25T21:32:00Z" w16du:dateUtc="2025-11-25T20:32:00Z">
        <w:r w:rsidR="00EA7310">
          <w:t xml:space="preserve"> of these models</w:t>
        </w:r>
      </w:ins>
      <w:r>
        <w:t xml:space="preserve"> </w:t>
      </w:r>
      <w:del w:id="968" w:author="Loris Pennucci" w:date="2025-11-25T21:32:00Z" w16du:dateUtc="2025-11-25T20:32:00Z">
        <w:r w:rsidDel="00EA7310">
          <w:delText xml:space="preserve">They </w:delText>
        </w:r>
      </w:del>
      <w:r>
        <w:t>were retrieved as their model cards contained the word “organism”.</w:t>
      </w:r>
    </w:p>
    <w:p w14:paraId="0E4D4EF2" w14:textId="3C6A2B3E" w:rsidR="00E1220B" w:rsidRDefault="00E1220B">
      <w:pPr>
        <w:pStyle w:val="BodyText"/>
        <w:numPr>
          <w:ilvl w:val="0"/>
          <w:numId w:val="33"/>
        </w:numPr>
        <w:jc w:val="both"/>
        <w:pPrChange w:id="969" w:author="Damian Andrew Tamburri" w:date="2025-11-25T14:55:00Z" w16du:dateUtc="2025-11-25T13:55:00Z">
          <w:pPr>
            <w:pStyle w:val="BodyText"/>
            <w:numPr>
              <w:numId w:val="33"/>
            </w:numPr>
            <w:ind w:left="720" w:hanging="360"/>
          </w:pPr>
        </w:pPrChange>
      </w:pPr>
      <w:r>
        <w:t xml:space="preserve">8 models were developed by </w:t>
      </w:r>
      <w:r w:rsidRPr="00E1220B">
        <w:t>Plan de Tecnologías del Lenguaje (PlanTL)</w:t>
      </w:r>
      <w:r>
        <w:t>,</w:t>
      </w:r>
      <w:r w:rsidRPr="00E1220B">
        <w:t xml:space="preserve"> a government-owned Spanish company</w:t>
      </w:r>
      <w:r>
        <w:t>,</w:t>
      </w:r>
      <w:r w:rsidRPr="00E1220B">
        <w:t xml:space="preserve"> with different intended purposes</w:t>
      </w:r>
      <w:r>
        <w:t>, such as removal of personal information from documents, text classification and more. They were retrieved as their model cards contained the abbreviation “PlanTL”.</w:t>
      </w:r>
    </w:p>
    <w:p w14:paraId="22399138" w14:textId="54ADE81B" w:rsidR="00E1220B" w:rsidRPr="00E1220B" w:rsidRDefault="00E1220B">
      <w:pPr>
        <w:pStyle w:val="BodyText"/>
        <w:numPr>
          <w:ilvl w:val="0"/>
          <w:numId w:val="33"/>
        </w:numPr>
        <w:jc w:val="both"/>
        <w:pPrChange w:id="970" w:author="Damian Andrew Tamburri" w:date="2025-11-25T14:55:00Z" w16du:dateUtc="2025-11-25T13:55:00Z">
          <w:pPr>
            <w:pStyle w:val="BodyText"/>
            <w:numPr>
              <w:numId w:val="33"/>
            </w:numPr>
            <w:ind w:left="720" w:hanging="360"/>
          </w:pPr>
        </w:pPrChange>
      </w:pPr>
      <w:r w:rsidRPr="00E1220B">
        <w:t>5 models were trained to perform modeling of genomic sequences of plants</w:t>
      </w:r>
      <w:r>
        <w:t>; after an interview with Smart Shaped, we determined this to not be relevant to Farm-Tech.</w:t>
      </w:r>
    </w:p>
    <w:p w14:paraId="43E7974B" w14:textId="77777777" w:rsidR="00E1220B" w:rsidRPr="00E1220B" w:rsidRDefault="00E1220B">
      <w:pPr>
        <w:pStyle w:val="BodyText"/>
        <w:jc w:val="both"/>
        <w:pPrChange w:id="971" w:author="Damian Andrew Tamburri" w:date="2025-11-25T14:55:00Z" w16du:dateUtc="2025-11-25T13:55:00Z">
          <w:pPr>
            <w:pStyle w:val="BodyText"/>
          </w:pPr>
        </w:pPrChange>
      </w:pPr>
    </w:p>
    <w:p w14:paraId="05154EFD" w14:textId="77777777" w:rsidR="00E1220B" w:rsidRPr="00E1220B" w:rsidRDefault="00E1220B">
      <w:pPr>
        <w:pStyle w:val="BodyText"/>
        <w:jc w:val="both"/>
        <w:pPrChange w:id="972" w:author="Damian Andrew Tamburri" w:date="2025-11-25T14:55:00Z" w16du:dateUtc="2025-11-25T13:55:00Z">
          <w:pPr>
            <w:pStyle w:val="BodyText"/>
          </w:pPr>
        </w:pPrChange>
      </w:pPr>
    </w:p>
    <w:sectPr w:rsidR="00E1220B" w:rsidRPr="00E1220B" w:rsidSect="00E0647F">
      <w:footerReference w:type="default" r:id="rId24"/>
      <w:footnotePr>
        <w:numRestart w:val="eachSect"/>
      </w:footnotePr>
      <w:pgSz w:w="11906" w:h="16838" w:code="9"/>
      <w:pgMar w:top="720" w:right="720" w:bottom="720" w:left="72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6" w:author="Damian Andrew Tamburri" w:date="2025-11-25T14:55:00Z" w:initials="DT">
    <w:p w14:paraId="2402D5E7" w14:textId="77777777" w:rsidR="00C66D75" w:rsidRPr="003A72BF" w:rsidRDefault="00C66D75" w:rsidP="00C66D75">
      <w:pPr>
        <w:rPr>
          <w:lang w:val="it-IT"/>
        </w:rPr>
      </w:pPr>
      <w:r>
        <w:rPr>
          <w:rStyle w:val="CommentReference"/>
        </w:rPr>
        <w:annotationRef/>
      </w:r>
      <w:r w:rsidRPr="003A72BF">
        <w:rPr>
          <w:sz w:val="20"/>
          <w:szCs w:val="20"/>
          <w:lang w:val="it-IT"/>
        </w:rPr>
        <w:t>userei delle quantità per contestualizzare meglio il probelma</w:t>
      </w:r>
    </w:p>
  </w:comment>
  <w:comment w:id="131" w:author="Damian Andrew Tamburri" w:date="2025-11-17T11:25:00Z" w:initials="DT">
    <w:p w14:paraId="6E2CA86B" w14:textId="48231931" w:rsidR="0085673F" w:rsidRPr="00DA5DA5" w:rsidRDefault="0085673F" w:rsidP="0085673F">
      <w:pPr>
        <w:rPr>
          <w:lang w:val="it-IT"/>
        </w:rPr>
      </w:pPr>
      <w:r>
        <w:rPr>
          <w:rStyle w:val="CommentReference"/>
        </w:rPr>
        <w:annotationRef/>
      </w:r>
      <w:r w:rsidRPr="00DA5DA5">
        <w:rPr>
          <w:sz w:val="20"/>
          <w:szCs w:val="20"/>
          <w:lang w:val="it-IT"/>
        </w:rPr>
        <w:t>troppo scarno, devi aggiungere delle quantità e qualità del problema che vogliamo affrontare, motivare la tua ricerca, e offrire qualche esempio sia del problema che dell'impatto della soluzione</w:t>
      </w:r>
    </w:p>
  </w:comment>
  <w:comment w:id="169" w:author="Damian Andrew Tamburri" w:date="2025-11-17T11:26:00Z" w:initials="DT">
    <w:p w14:paraId="39DA6CCC" w14:textId="598A94BC" w:rsidR="0085673F" w:rsidRPr="00DA5DA5" w:rsidRDefault="0085673F" w:rsidP="0085673F">
      <w:pPr>
        <w:rPr>
          <w:lang w:val="it-IT"/>
        </w:rPr>
      </w:pPr>
      <w:r>
        <w:rPr>
          <w:rStyle w:val="CommentReference"/>
        </w:rPr>
        <w:annotationRef/>
      </w:r>
      <w:r w:rsidRPr="00DA5DA5">
        <w:rPr>
          <w:sz w:val="20"/>
          <w:szCs w:val="20"/>
          <w:lang w:val="it-IT"/>
        </w:rPr>
        <w:t>anche qui aggiungerei un modello concettuale del contesto del problema di ricerca che affrontiamo e un background su tutte le tecnologie coinvolte (ML, MLOps, transfer learning, etc.)</w:t>
      </w:r>
    </w:p>
  </w:comment>
  <w:comment w:id="177" w:author="PEPE federica" w:date="2025-11-17T11:59:00Z" w:initials="Pf">
    <w:p w14:paraId="67AB5828" w14:textId="77777777" w:rsidR="004E69DC" w:rsidRPr="00DA5DA5" w:rsidRDefault="004E69DC" w:rsidP="004E69DC">
      <w:pPr>
        <w:rPr>
          <w:lang w:val="it-IT"/>
        </w:rPr>
      </w:pPr>
      <w:r>
        <w:rPr>
          <w:rStyle w:val="CommentReference"/>
        </w:rPr>
        <w:annotationRef/>
      </w:r>
      <w:r w:rsidRPr="00DA5DA5">
        <w:rPr>
          <w:sz w:val="20"/>
          <w:szCs w:val="20"/>
          <w:lang w:val="it-IT"/>
        </w:rPr>
        <w:t>prima andrebbero illustrate le research questions a cui si vuole rispondere</w:t>
      </w:r>
    </w:p>
  </w:comment>
  <w:comment w:id="176" w:author="Damian Andrew Tamburri" w:date="2025-11-25T14:56:00Z" w:initials="DT">
    <w:p w14:paraId="5DF0FC68" w14:textId="77777777" w:rsidR="00C66D75" w:rsidRPr="003A72BF" w:rsidRDefault="00C66D75" w:rsidP="00C66D75">
      <w:pPr>
        <w:rPr>
          <w:lang w:val="it-IT"/>
        </w:rPr>
      </w:pPr>
      <w:r>
        <w:rPr>
          <w:rStyle w:val="CommentReference"/>
        </w:rPr>
        <w:annotationRef/>
      </w:r>
      <w:r w:rsidRPr="003A72BF">
        <w:rPr>
          <w:sz w:val="20"/>
          <w:szCs w:val="20"/>
          <w:lang w:val="it-IT"/>
        </w:rPr>
        <w:t>puoi rappresentarla graficamente in qlk modo?</w:t>
      </w:r>
    </w:p>
  </w:comment>
  <w:comment w:id="219" w:author="Damian Andrew Tamburri" w:date="2025-11-25T14:56:00Z" w:initials="DT">
    <w:p w14:paraId="6DA4AA24" w14:textId="77777777" w:rsidR="00C66D75" w:rsidRPr="003A72BF" w:rsidRDefault="00C66D75" w:rsidP="00C66D75">
      <w:pPr>
        <w:rPr>
          <w:lang w:val="it-IT"/>
        </w:rPr>
      </w:pPr>
      <w:r>
        <w:rPr>
          <w:rStyle w:val="CommentReference"/>
        </w:rPr>
        <w:annotationRef/>
      </w:r>
      <w:r w:rsidRPr="003A72BF">
        <w:rPr>
          <w:sz w:val="20"/>
          <w:szCs w:val="20"/>
          <w:lang w:val="it-IT"/>
        </w:rPr>
        <w:t>metti il presente da tutte le parti</w:t>
      </w:r>
    </w:p>
  </w:comment>
  <w:comment w:id="231" w:author="PEPE federica" w:date="2025-11-17T11:45:00Z" w:initials="Pf">
    <w:p w14:paraId="6B9C3F0C" w14:textId="51F83833" w:rsidR="0091654A" w:rsidRPr="00DA5DA5" w:rsidRDefault="0091654A" w:rsidP="0091654A">
      <w:pPr>
        <w:rPr>
          <w:lang w:val="it-IT"/>
        </w:rPr>
      </w:pPr>
      <w:r>
        <w:rPr>
          <w:rStyle w:val="CommentReference"/>
        </w:rPr>
        <w:annotationRef/>
      </w:r>
      <w:r w:rsidRPr="00DA5DA5">
        <w:rPr>
          <w:sz w:val="20"/>
          <w:szCs w:val="20"/>
          <w:lang w:val="it-IT"/>
        </w:rPr>
        <w:t>perchè solo 100? giustifica la risposta (perchè abbimo considerato modelli con numeri di download &gt;= 100)</w:t>
      </w:r>
    </w:p>
  </w:comment>
  <w:comment w:id="232" w:author="PEPE federica" w:date="2025-11-17T11:46:00Z" w:initials="Pf">
    <w:p w14:paraId="642B93B0" w14:textId="77777777" w:rsidR="0091654A" w:rsidRPr="00DA5DA5" w:rsidRDefault="0091654A" w:rsidP="0091654A">
      <w:pPr>
        <w:rPr>
          <w:lang w:val="it-IT"/>
        </w:rPr>
      </w:pPr>
      <w:r>
        <w:rPr>
          <w:rStyle w:val="CommentReference"/>
        </w:rPr>
        <w:annotationRef/>
      </w:r>
      <w:r w:rsidRPr="00DA5DA5">
        <w:rPr>
          <w:sz w:val="20"/>
          <w:szCs w:val="20"/>
          <w:lang w:val="it-IT"/>
        </w:rPr>
        <w:t>aggiungerei una sezione in cui illustri cos'è HF, cosa sono le model card e  magari inserendo anche uno screenshot di un modello, in cui fai vedere le varie sezioni di cui è composta una model card</w:t>
      </w:r>
    </w:p>
  </w:comment>
  <w:comment w:id="226" w:author="Damian Andrew Tamburri" w:date="2025-11-17T11:27:00Z" w:initials="DT">
    <w:p w14:paraId="403AF83E" w14:textId="60FF042B" w:rsidR="0085673F" w:rsidRPr="00DA5DA5" w:rsidRDefault="0085673F" w:rsidP="0085673F">
      <w:pPr>
        <w:rPr>
          <w:lang w:val="it-IT"/>
        </w:rPr>
      </w:pPr>
      <w:r>
        <w:rPr>
          <w:rStyle w:val="CommentReference"/>
        </w:rPr>
        <w:annotationRef/>
      </w:r>
      <w:r w:rsidRPr="00DA5DA5">
        <w:rPr>
          <w:sz w:val="20"/>
          <w:szCs w:val="20"/>
          <w:lang w:val="it-IT"/>
        </w:rPr>
        <w:t>aggiungi un diagramma di flusso che parta dalle Research questions (che dovrai formulare) e arrivi ai risultati e contributi concreti del lavoro</w:t>
      </w:r>
    </w:p>
  </w:comment>
  <w:comment w:id="247" w:author="Damian Andrew Tamburri" w:date="2025-11-25T14:57:00Z" w:initials="DT">
    <w:p w14:paraId="7E58CD04" w14:textId="77777777" w:rsidR="00C66D75" w:rsidRPr="003A72BF" w:rsidRDefault="00C66D75" w:rsidP="00C66D75">
      <w:pPr>
        <w:rPr>
          <w:lang w:val="it-IT"/>
        </w:rPr>
      </w:pPr>
      <w:r>
        <w:rPr>
          <w:rStyle w:val="CommentReference"/>
        </w:rPr>
        <w:annotationRef/>
      </w:r>
      <w:r w:rsidRPr="003A72BF">
        <w:rPr>
          <w:sz w:val="20"/>
          <w:szCs w:val="20"/>
          <w:lang w:val="it-IT"/>
        </w:rPr>
        <w:t>how?</w:t>
      </w:r>
    </w:p>
  </w:comment>
  <w:comment w:id="267" w:author="PEPE federica" w:date="2025-11-17T11:57:00Z" w:initials="Pf">
    <w:p w14:paraId="1825C853" w14:textId="5F4168DB" w:rsidR="000C75C7" w:rsidRPr="00DA5DA5" w:rsidRDefault="000C75C7" w:rsidP="000C75C7">
      <w:pPr>
        <w:rPr>
          <w:lang w:val="it-IT"/>
        </w:rPr>
      </w:pPr>
      <w:r>
        <w:rPr>
          <w:rStyle w:val="CommentReference"/>
        </w:rPr>
        <w:annotationRef/>
      </w:r>
      <w:r w:rsidRPr="00DA5DA5">
        <w:rPr>
          <w:sz w:val="20"/>
          <w:szCs w:val="20"/>
          <w:lang w:val="it-IT"/>
        </w:rPr>
        <w:t>manca la didascalia sotto il grafico, così come sotto la tabella, e i riferimenti ad essi nel testo. le figure e tabelle vanno commentate</w:t>
      </w:r>
    </w:p>
  </w:comment>
  <w:comment w:id="268" w:author="PEPE federica" w:date="2025-11-17T11:48:00Z" w:initials="Pf">
    <w:p w14:paraId="402C4853" w14:textId="0D38520D" w:rsidR="008F75A3" w:rsidRPr="00DA5DA5" w:rsidRDefault="008F75A3" w:rsidP="008F75A3">
      <w:pPr>
        <w:rPr>
          <w:lang w:val="it-IT"/>
        </w:rPr>
      </w:pPr>
      <w:r>
        <w:rPr>
          <w:rStyle w:val="CommentReference"/>
        </w:rPr>
        <w:annotationRef/>
      </w:r>
      <w:r w:rsidRPr="00DA5DA5">
        <w:rPr>
          <w:sz w:val="20"/>
          <w:szCs w:val="20"/>
          <w:lang w:val="it-IT"/>
        </w:rPr>
        <w:t>aggiungerei la % vicino a ciascuna barra dell'istogramma</w:t>
      </w:r>
    </w:p>
  </w:comment>
  <w:comment w:id="391" w:author="Damian Andrew Tamburri" w:date="2025-11-17T11:32:00Z" w:initials="DT">
    <w:p w14:paraId="493BBF5D" w14:textId="6F151DD1" w:rsidR="0085673F" w:rsidRPr="00DA5DA5" w:rsidRDefault="0085673F" w:rsidP="0085673F">
      <w:pPr>
        <w:rPr>
          <w:lang w:val="it-IT"/>
        </w:rPr>
      </w:pPr>
      <w:r>
        <w:rPr>
          <w:rStyle w:val="CommentReference"/>
        </w:rPr>
        <w:annotationRef/>
      </w:r>
      <w:r w:rsidRPr="00DA5DA5">
        <w:rPr>
          <w:sz w:val="20"/>
          <w:szCs w:val="20"/>
          <w:lang w:val="it-IT"/>
        </w:rPr>
        <w:t>per illustrare i modelli potresti prima di questo capitolo strutturare meglio il probelma usando il business model cnavas e/o il CRISP-DM opportunamente contestualizzato in questo lavoro</w:t>
      </w:r>
    </w:p>
  </w:comment>
  <w:comment w:id="392" w:author="Damian Andrew Tamburri" w:date="2025-11-25T14:58:00Z" w:initials="DT">
    <w:p w14:paraId="6F891547" w14:textId="77777777" w:rsidR="00C66D75" w:rsidRPr="003A72BF" w:rsidRDefault="00C66D75" w:rsidP="00C66D75">
      <w:pPr>
        <w:rPr>
          <w:lang w:val="it-IT"/>
        </w:rPr>
      </w:pPr>
      <w:r>
        <w:rPr>
          <w:rStyle w:val="CommentReference"/>
        </w:rPr>
        <w:annotationRef/>
      </w:r>
      <w:r w:rsidRPr="003A72BF">
        <w:rPr>
          <w:sz w:val="20"/>
          <w:szCs w:val="20"/>
          <w:lang w:val="it-IT"/>
        </w:rPr>
        <w:t>questo commento è rimasto appeso ancora, no?</w:t>
      </w:r>
    </w:p>
  </w:comment>
  <w:comment w:id="734" w:author="Damian Andrew Tamburri" w:date="2025-11-17T11:28:00Z" w:initials="DT">
    <w:p w14:paraId="6A85DA82" w14:textId="637D07A7" w:rsidR="0085673F" w:rsidRPr="00DA5DA5" w:rsidRDefault="0085673F" w:rsidP="0085673F">
      <w:pPr>
        <w:rPr>
          <w:lang w:val="it-IT"/>
        </w:rPr>
      </w:pPr>
      <w:r>
        <w:rPr>
          <w:rStyle w:val="CommentReference"/>
        </w:rPr>
        <w:annotationRef/>
      </w:r>
      <w:r w:rsidRPr="00DA5DA5">
        <w:rPr>
          <w:sz w:val="20"/>
          <w:szCs w:val="20"/>
          <w:lang w:val="it-IT"/>
        </w:rPr>
        <w:t>ancora non vedo una giustificazione di questo approccio, che seppur valido concettualmente deve essere giustificato metodologicamente</w:t>
      </w:r>
    </w:p>
  </w:comment>
  <w:comment w:id="799" w:author="Damian Andrew Tamburri" w:date="2025-11-25T15:08:00Z" w:initials="DAT">
    <w:p w14:paraId="781DEE2B" w14:textId="77777777" w:rsidR="00607FBC" w:rsidRPr="003A72BF" w:rsidRDefault="00607FBC" w:rsidP="00607FBC">
      <w:pPr>
        <w:rPr>
          <w:lang w:val="it-IT"/>
        </w:rPr>
      </w:pPr>
      <w:r>
        <w:rPr>
          <w:rStyle w:val="CommentReference"/>
        </w:rPr>
        <w:annotationRef/>
      </w:r>
      <w:r w:rsidRPr="003A72BF">
        <w:rPr>
          <w:sz w:val="20"/>
          <w:szCs w:val="20"/>
          <w:lang w:val="it-IT"/>
        </w:rPr>
        <w:t>ho evidenziato questo perchè è lo score piu alto... andrebbe discusso meglio</w:t>
      </w:r>
    </w:p>
  </w:comment>
  <w:comment w:id="931" w:author="Damian Andrew Tamburri" w:date="2025-11-17T11:31:00Z" w:initials="DT">
    <w:p w14:paraId="562DE0DA" w14:textId="7CFADB0A" w:rsidR="0085673F" w:rsidRPr="00DA5DA5" w:rsidRDefault="0085673F" w:rsidP="0085673F">
      <w:pPr>
        <w:rPr>
          <w:lang w:val="it-IT"/>
        </w:rPr>
      </w:pPr>
      <w:r>
        <w:rPr>
          <w:rStyle w:val="CommentReference"/>
        </w:rPr>
        <w:annotationRef/>
      </w:r>
      <w:r w:rsidRPr="00DA5DA5">
        <w:rPr>
          <w:sz w:val="20"/>
          <w:szCs w:val="20"/>
          <w:lang w:val="it-IT"/>
        </w:rPr>
        <w:t>mancano le disucssioni e le conclusioni... in generale devi aggiungere sicuramente le research questions, mappare meglio quelle con i contributi (che vanno ancora concretizzati) e raffinare la presentazione e discussione dei risultati. infine devi trarre delle conclusioni del progetto, per esempio rispondendo a domande tipo:</w:t>
      </w:r>
    </w:p>
    <w:p w14:paraId="3917FB70" w14:textId="77777777" w:rsidR="0085673F" w:rsidRPr="00DA5DA5" w:rsidRDefault="0085673F" w:rsidP="0085673F">
      <w:pPr>
        <w:rPr>
          <w:lang w:val="it-IT"/>
        </w:rPr>
      </w:pPr>
    </w:p>
    <w:p w14:paraId="6815D545" w14:textId="77777777" w:rsidR="0085673F" w:rsidRPr="00DA5DA5" w:rsidRDefault="0085673F" w:rsidP="0085673F">
      <w:pPr>
        <w:rPr>
          <w:lang w:val="it-IT"/>
        </w:rPr>
      </w:pPr>
      <w:r w:rsidRPr="00DA5DA5">
        <w:rPr>
          <w:sz w:val="20"/>
          <w:szCs w:val="20"/>
          <w:lang w:val="it-IT"/>
        </w:rPr>
        <w:t xml:space="preserve">- che vantaggio ho nel riuso? </w:t>
      </w:r>
    </w:p>
    <w:p w14:paraId="28A3B340" w14:textId="77777777" w:rsidR="0085673F" w:rsidRPr="00DA5DA5" w:rsidRDefault="0085673F" w:rsidP="0085673F">
      <w:pPr>
        <w:rPr>
          <w:lang w:val="it-IT"/>
        </w:rPr>
      </w:pPr>
      <w:r w:rsidRPr="00DA5DA5">
        <w:rPr>
          <w:sz w:val="20"/>
          <w:szCs w:val="20"/>
          <w:lang w:val="it-IT"/>
        </w:rPr>
        <w:t>- cosa rivela il mio studio rispetto all'obbiettivo primario?</w:t>
      </w:r>
    </w:p>
    <w:p w14:paraId="007F90B1" w14:textId="77777777" w:rsidR="0085673F" w:rsidRPr="00DA5DA5" w:rsidRDefault="0085673F" w:rsidP="0085673F">
      <w:pPr>
        <w:rPr>
          <w:lang w:val="it-IT"/>
        </w:rPr>
      </w:pPr>
      <w:r w:rsidRPr="00DA5DA5">
        <w:rPr>
          <w:sz w:val="20"/>
          <w:szCs w:val="20"/>
          <w:lang w:val="it-IT"/>
        </w:rPr>
        <w:t>- che valore aggiunge ciascun modello?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02D5E7" w15:done="0"/>
  <w15:commentEx w15:paraId="6E2CA86B" w15:done="1"/>
  <w15:commentEx w15:paraId="39DA6CCC" w15:done="1"/>
  <w15:commentEx w15:paraId="67AB5828" w15:done="1"/>
  <w15:commentEx w15:paraId="5DF0FC68" w15:done="1"/>
  <w15:commentEx w15:paraId="6DA4AA24" w15:done="1"/>
  <w15:commentEx w15:paraId="6B9C3F0C" w15:done="1"/>
  <w15:commentEx w15:paraId="642B93B0" w15:done="1"/>
  <w15:commentEx w15:paraId="403AF83E" w15:done="0"/>
  <w15:commentEx w15:paraId="7E58CD04" w15:done="1"/>
  <w15:commentEx w15:paraId="1825C853" w15:done="1"/>
  <w15:commentEx w15:paraId="402C4853" w15:done="1"/>
  <w15:commentEx w15:paraId="493BBF5D" w15:done="0"/>
  <w15:commentEx w15:paraId="6F891547" w15:paraIdParent="493BBF5D" w15:done="0"/>
  <w15:commentEx w15:paraId="6A85DA82" w15:done="1"/>
  <w15:commentEx w15:paraId="781DEE2B" w15:done="1"/>
  <w15:commentEx w15:paraId="007F90B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016B68" w16cex:dateUtc="2025-11-25T13:55:00Z"/>
  <w16cex:commentExtensible w16cex:durableId="4A79D196" w16cex:dateUtc="2025-11-17T10:25:00Z"/>
  <w16cex:commentExtensible w16cex:durableId="3DC45401" w16cex:dateUtc="2025-11-17T10:26:00Z"/>
  <w16cex:commentExtensible w16cex:durableId="4E9959CF" w16cex:dateUtc="2025-11-17T10:59:00Z"/>
  <w16cex:commentExtensible w16cex:durableId="6797C44C" w16cex:dateUtc="2025-11-25T13:56:00Z"/>
  <w16cex:commentExtensible w16cex:durableId="605F9637" w16cex:dateUtc="2025-11-25T13:56:00Z"/>
  <w16cex:commentExtensible w16cex:durableId="14EBB519" w16cex:dateUtc="2025-11-17T10:45:00Z"/>
  <w16cex:commentExtensible w16cex:durableId="5857FA2A" w16cex:dateUtc="2025-11-17T10:46:00Z"/>
  <w16cex:commentExtensible w16cex:durableId="1A060B05" w16cex:dateUtc="2025-11-17T10:27:00Z"/>
  <w16cex:commentExtensible w16cex:durableId="6C655B07" w16cex:dateUtc="2025-11-25T13:57:00Z"/>
  <w16cex:commentExtensible w16cex:durableId="63F1F58A" w16cex:dateUtc="2025-11-17T10:57:00Z"/>
  <w16cex:commentExtensible w16cex:durableId="3D6F76D6" w16cex:dateUtc="2025-11-17T10:48:00Z"/>
  <w16cex:commentExtensible w16cex:durableId="42F13C69" w16cex:dateUtc="2025-11-17T10:32:00Z"/>
  <w16cex:commentExtensible w16cex:durableId="2BFB6073" w16cex:dateUtc="2025-11-25T13:58:00Z"/>
  <w16cex:commentExtensible w16cex:durableId="38EE9DDF" w16cex:dateUtc="2025-11-17T10:28:00Z"/>
  <w16cex:commentExtensible w16cex:durableId="7A3506C6" w16cex:dateUtc="2025-11-25T14:08:00Z"/>
  <w16cex:commentExtensible w16cex:durableId="1AC7CFF1" w16cex:dateUtc="2025-11-17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02D5E7" w16cid:durableId="39016B68"/>
  <w16cid:commentId w16cid:paraId="6E2CA86B" w16cid:durableId="4A79D196"/>
  <w16cid:commentId w16cid:paraId="39DA6CCC" w16cid:durableId="3DC45401"/>
  <w16cid:commentId w16cid:paraId="67AB5828" w16cid:durableId="4E9959CF"/>
  <w16cid:commentId w16cid:paraId="5DF0FC68" w16cid:durableId="6797C44C"/>
  <w16cid:commentId w16cid:paraId="6DA4AA24" w16cid:durableId="605F9637"/>
  <w16cid:commentId w16cid:paraId="6B9C3F0C" w16cid:durableId="14EBB519"/>
  <w16cid:commentId w16cid:paraId="642B93B0" w16cid:durableId="5857FA2A"/>
  <w16cid:commentId w16cid:paraId="403AF83E" w16cid:durableId="1A060B05"/>
  <w16cid:commentId w16cid:paraId="7E58CD04" w16cid:durableId="6C655B07"/>
  <w16cid:commentId w16cid:paraId="1825C853" w16cid:durableId="63F1F58A"/>
  <w16cid:commentId w16cid:paraId="402C4853" w16cid:durableId="3D6F76D6"/>
  <w16cid:commentId w16cid:paraId="493BBF5D" w16cid:durableId="42F13C69"/>
  <w16cid:commentId w16cid:paraId="6F891547" w16cid:durableId="2BFB6073"/>
  <w16cid:commentId w16cid:paraId="6A85DA82" w16cid:durableId="38EE9DDF"/>
  <w16cid:commentId w16cid:paraId="781DEE2B" w16cid:durableId="7A3506C6"/>
  <w16cid:commentId w16cid:paraId="007F90B1" w16cid:durableId="1AC7C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EFA1" w14:textId="77777777" w:rsidR="000518D6" w:rsidRDefault="000518D6" w:rsidP="002E2FA1">
      <w:pPr>
        <w:spacing w:after="0"/>
      </w:pPr>
      <w:r>
        <w:separator/>
      </w:r>
    </w:p>
  </w:endnote>
  <w:endnote w:type="continuationSeparator" w:id="0">
    <w:p w14:paraId="218FA924" w14:textId="77777777" w:rsidR="000518D6" w:rsidRDefault="000518D6" w:rsidP="002E2F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DE72" w14:textId="14A3D4A2" w:rsidR="002E2FA1" w:rsidRDefault="0085673F">
    <w:pPr>
      <w:pStyle w:val="Footer"/>
    </w:pPr>
    <w:r>
      <w:rPr>
        <w:noProof/>
      </w:rPr>
      <mc:AlternateContent>
        <mc:Choice Requires="wpg">
          <w:drawing>
            <wp:anchor distT="0" distB="0" distL="0" distR="0" simplePos="0" relativeHeight="251660288" behindDoc="0" locked="0" layoutInCell="1" allowOverlap="1" wp14:anchorId="244F635E" wp14:editId="27745E5D">
              <wp:simplePos x="0" y="0"/>
              <wp:positionH relativeFrom="margin">
                <wp:align>right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5943600" cy="320040"/>
              <wp:effectExtent l="0" t="0" r="0" b="0"/>
              <wp:wrapSquare wrapText="bothSides"/>
              <wp:docPr id="82571661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20040"/>
                        <a:chOff x="0" y="0"/>
                        <a:chExt cx="59626" cy="3238"/>
                      </a:xfrm>
                    </wpg:grpSpPr>
                    <wps:wsp>
                      <wps:cNvPr id="1207892612" name="Rectangle 38"/>
                      <wps:cNvSpPr>
                        <a:spLocks/>
                      </wps:cNvSpPr>
                      <wps:spPr bwMode="auto">
                        <a:xfrm>
                          <a:off x="190" y="0"/>
                          <a:ext cx="59436" cy="188"/>
                        </a:xfrm>
                        <a:prstGeom prst="rect">
                          <a:avLst/>
                        </a:prstGeom>
                        <a:solidFill>
                          <a:schemeClr val="tx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10784098" name="Text Box 39"/>
                      <wps:cNvSpPr txBox="1">
                        <a:spLocks/>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F429EF" w14:textId="77777777" w:rsidR="002E2FA1" w:rsidRDefault="002E2FA1">
                            <w:pPr>
                              <w:jc w:val="right"/>
                              <w:rPr>
                                <w:color w:val="808080" w:themeColor="background1" w:themeShade="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244F635E"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" fillcolor="black [3213]" stroked="f" strokeweight="1pt">
                <v:path arrowok="t"/>
              </v:rec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" filled="f" stroked="f" strokeweight=".5pt">
                <v:path arrowok="t"/>
                <v:textbox inset=",,,0">
                  <w:txbxContent>
                    <w:p w14:paraId="58F429EF" w14:textId="77777777" w:rsidR="002E2FA1" w:rsidRDefault="002E2FA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963FE7A" wp14:editId="3654E98F">
              <wp:simplePos x="0" y="0"/>
              <wp:positionH relativeFrom="rightMargin">
                <wp:align>left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457200" cy="320040"/>
              <wp:effectExtent l="0" t="0" r="0" b="0"/>
              <wp:wrapSquare wrapText="bothSides"/>
              <wp:docPr id="20094113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814AF5" w14:textId="77777777" w:rsidR="002E2FA1" w:rsidRPr="00E0647F" w:rsidRDefault="002E2FA1">
                          <w:pPr>
                            <w:jc w:val="right"/>
                            <w:rPr>
                              <w:color w:val="FFFFFF" w:themeColor="background1"/>
                              <w:sz w:val="28"/>
                              <w:szCs w:val="28"/>
                              <w:lang w:val="it-IT"/>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3FE7A" id="Rectangle 1"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" fillcolor="black [3213]" stroked="f" strokeweight="3pt">
              <v:textbox>
                <w:txbxContent>
                  <w:p w14:paraId="6A814AF5" w14:textId="77777777" w:rsidR="002E2FA1" w:rsidRPr="00E0647F" w:rsidRDefault="002E2FA1">
                    <w:pPr>
                      <w:jc w:val="right"/>
                      <w:rPr>
                        <w:color w:val="FFFFFF" w:themeColor="background1"/>
                        <w:sz w:val="28"/>
                        <w:szCs w:val="28"/>
                        <w:lang w:val="it-IT"/>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22FA" w14:textId="77777777" w:rsidR="000518D6" w:rsidRDefault="000518D6" w:rsidP="002E2FA1">
      <w:pPr>
        <w:spacing w:after="0"/>
      </w:pPr>
      <w:r>
        <w:separator/>
      </w:r>
    </w:p>
  </w:footnote>
  <w:footnote w:type="continuationSeparator" w:id="0">
    <w:p w14:paraId="314E4758" w14:textId="77777777" w:rsidR="000518D6" w:rsidRDefault="000518D6" w:rsidP="002E2F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727B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4F0BF3"/>
    <w:multiLevelType w:val="hybridMultilevel"/>
    <w:tmpl w:val="15E2D6E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2" w15:restartNumberingAfterBreak="0">
    <w:nsid w:val="00A99411"/>
    <w:multiLevelType w:val="multilevel"/>
    <w:tmpl w:val="4D3086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2"/>
    <w:multiLevelType w:val="multilevel"/>
    <w:tmpl w:val="3C088C9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FC6A94"/>
    <w:multiLevelType w:val="hybridMultilevel"/>
    <w:tmpl w:val="E6DC14DC"/>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 w15:restartNumberingAfterBreak="0">
    <w:nsid w:val="0AAE6492"/>
    <w:multiLevelType w:val="multilevel"/>
    <w:tmpl w:val="278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B5E09"/>
    <w:multiLevelType w:val="hybridMultilevel"/>
    <w:tmpl w:val="71240254"/>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7" w15:restartNumberingAfterBreak="0">
    <w:nsid w:val="0EAF0AB9"/>
    <w:multiLevelType w:val="multilevel"/>
    <w:tmpl w:val="F962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1F7B"/>
    <w:multiLevelType w:val="hybridMultilevel"/>
    <w:tmpl w:val="DF6E3C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06E7285"/>
    <w:multiLevelType w:val="multilevel"/>
    <w:tmpl w:val="399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6C9A"/>
    <w:multiLevelType w:val="hybridMultilevel"/>
    <w:tmpl w:val="A314AB3E"/>
    <w:lvl w:ilvl="0" w:tplc="2B9AFB2E">
      <w:start w:val="2"/>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11C1AF1"/>
    <w:multiLevelType w:val="hybridMultilevel"/>
    <w:tmpl w:val="D8F497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1F77151"/>
    <w:multiLevelType w:val="hybridMultilevel"/>
    <w:tmpl w:val="3F60B3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2494083"/>
    <w:multiLevelType w:val="hybridMultilevel"/>
    <w:tmpl w:val="6BC28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5644315"/>
    <w:multiLevelType w:val="multilevel"/>
    <w:tmpl w:val="8E2E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D3D0D"/>
    <w:multiLevelType w:val="hybridMultilevel"/>
    <w:tmpl w:val="E614215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B1F6E06"/>
    <w:multiLevelType w:val="hybridMultilevel"/>
    <w:tmpl w:val="4C18B0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B73368"/>
    <w:multiLevelType w:val="hybridMultilevel"/>
    <w:tmpl w:val="CF0C98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E913961"/>
    <w:multiLevelType w:val="hybridMultilevel"/>
    <w:tmpl w:val="F58CB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16A7F2E"/>
    <w:multiLevelType w:val="hybridMultilevel"/>
    <w:tmpl w:val="BF1041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1A824C8"/>
    <w:multiLevelType w:val="hybridMultilevel"/>
    <w:tmpl w:val="E9D087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CCA5FF0"/>
    <w:multiLevelType w:val="hybridMultilevel"/>
    <w:tmpl w:val="96B081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35F64ED"/>
    <w:multiLevelType w:val="hybridMultilevel"/>
    <w:tmpl w:val="36B4F4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3B94365"/>
    <w:multiLevelType w:val="hybridMultilevel"/>
    <w:tmpl w:val="E614215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CB42D5"/>
    <w:multiLevelType w:val="multilevel"/>
    <w:tmpl w:val="474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A2C7C"/>
    <w:multiLevelType w:val="hybridMultilevel"/>
    <w:tmpl w:val="1C9034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F745E6E"/>
    <w:multiLevelType w:val="multilevel"/>
    <w:tmpl w:val="CDA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07CE0"/>
    <w:multiLevelType w:val="multilevel"/>
    <w:tmpl w:val="D2C0CE4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9641420"/>
    <w:multiLevelType w:val="hybridMultilevel"/>
    <w:tmpl w:val="9EF0E6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B2A2461"/>
    <w:multiLevelType w:val="multilevel"/>
    <w:tmpl w:val="988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75B3C"/>
    <w:multiLevelType w:val="multilevel"/>
    <w:tmpl w:val="91E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00E40"/>
    <w:multiLevelType w:val="hybridMultilevel"/>
    <w:tmpl w:val="691CBAE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1D6AB1"/>
    <w:multiLevelType w:val="hybridMultilevel"/>
    <w:tmpl w:val="691CBAE2"/>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B761FD5"/>
    <w:multiLevelType w:val="multilevel"/>
    <w:tmpl w:val="BD0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26913">
    <w:abstractNumId w:val="0"/>
  </w:num>
  <w:num w:numId="2" w16cid:durableId="1651405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534102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582227048">
    <w:abstractNumId w:val="12"/>
  </w:num>
  <w:num w:numId="5" w16cid:durableId="1047484954">
    <w:abstractNumId w:val="25"/>
  </w:num>
  <w:num w:numId="6" w16cid:durableId="425349691">
    <w:abstractNumId w:val="28"/>
  </w:num>
  <w:num w:numId="7" w16cid:durableId="1816407207">
    <w:abstractNumId w:val="22"/>
  </w:num>
  <w:num w:numId="8" w16cid:durableId="379861421">
    <w:abstractNumId w:val="27"/>
  </w:num>
  <w:num w:numId="9" w16cid:durableId="728187220">
    <w:abstractNumId w:val="1"/>
  </w:num>
  <w:num w:numId="10" w16cid:durableId="293222009">
    <w:abstractNumId w:val="6"/>
  </w:num>
  <w:num w:numId="11" w16cid:durableId="1403866797">
    <w:abstractNumId w:val="4"/>
  </w:num>
  <w:num w:numId="12" w16cid:durableId="2041543134">
    <w:abstractNumId w:val="11"/>
  </w:num>
  <w:num w:numId="13" w16cid:durableId="1648974731">
    <w:abstractNumId w:val="19"/>
  </w:num>
  <w:num w:numId="14" w16cid:durableId="131095718">
    <w:abstractNumId w:val="13"/>
  </w:num>
  <w:num w:numId="15" w16cid:durableId="1684014012">
    <w:abstractNumId w:val="20"/>
  </w:num>
  <w:num w:numId="16" w16cid:durableId="1341661112">
    <w:abstractNumId w:val="8"/>
  </w:num>
  <w:num w:numId="17" w16cid:durableId="1298488721">
    <w:abstractNumId w:val="21"/>
  </w:num>
  <w:num w:numId="18" w16cid:durableId="1928924044">
    <w:abstractNumId w:val="17"/>
  </w:num>
  <w:num w:numId="19" w16cid:durableId="1866822103">
    <w:abstractNumId w:val="7"/>
  </w:num>
  <w:num w:numId="20" w16cid:durableId="19476316">
    <w:abstractNumId w:val="5"/>
  </w:num>
  <w:num w:numId="21" w16cid:durableId="741559283">
    <w:abstractNumId w:val="33"/>
  </w:num>
  <w:num w:numId="22" w16cid:durableId="911426952">
    <w:abstractNumId w:val="30"/>
  </w:num>
  <w:num w:numId="23" w16cid:durableId="514657622">
    <w:abstractNumId w:val="9"/>
  </w:num>
  <w:num w:numId="24" w16cid:durableId="714505927">
    <w:abstractNumId w:val="24"/>
  </w:num>
  <w:num w:numId="25" w16cid:durableId="1141843701">
    <w:abstractNumId w:val="26"/>
  </w:num>
  <w:num w:numId="26" w16cid:durableId="259726582">
    <w:abstractNumId w:val="14"/>
  </w:num>
  <w:num w:numId="27" w16cid:durableId="324938649">
    <w:abstractNumId w:val="29"/>
  </w:num>
  <w:num w:numId="28" w16cid:durableId="120344905">
    <w:abstractNumId w:val="16"/>
  </w:num>
  <w:num w:numId="29" w16cid:durableId="1966808156">
    <w:abstractNumId w:val="32"/>
  </w:num>
  <w:num w:numId="30" w16cid:durableId="1321231365">
    <w:abstractNumId w:val="31"/>
  </w:num>
  <w:num w:numId="31" w16cid:durableId="897130094">
    <w:abstractNumId w:val="10"/>
  </w:num>
  <w:num w:numId="32" w16cid:durableId="355885492">
    <w:abstractNumId w:val="15"/>
  </w:num>
  <w:num w:numId="33" w16cid:durableId="1542523147">
    <w:abstractNumId w:val="18"/>
  </w:num>
  <w:num w:numId="34" w16cid:durableId="1145200664">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 Andrew Tamburri">
    <w15:presenceInfo w15:providerId="AD" w15:userId="S::10413964@polimi.it::d4612890-c5cf-4c58-aa10-8aa69d6594f7"/>
  </w15:person>
  <w15:person w15:author="Loris Pennucci">
    <w15:presenceInfo w15:providerId="Windows Live" w15:userId="f6e498e9a2bc6db8"/>
  </w15:person>
  <w15:person w15:author="PEPE federica">
    <w15:presenceInfo w15:providerId="AD" w15:userId="S::f.pepe8@studenti.unisannio.it::63001f6b-937f-4551-8f2f-884a88191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08"/>
    <w:rsid w:val="000043A7"/>
    <w:rsid w:val="00007A50"/>
    <w:rsid w:val="00010CD3"/>
    <w:rsid w:val="0001509D"/>
    <w:rsid w:val="0002223A"/>
    <w:rsid w:val="00022CF0"/>
    <w:rsid w:val="000257D5"/>
    <w:rsid w:val="00026CE4"/>
    <w:rsid w:val="000332B3"/>
    <w:rsid w:val="00035FCE"/>
    <w:rsid w:val="00043756"/>
    <w:rsid w:val="00044700"/>
    <w:rsid w:val="00044DD2"/>
    <w:rsid w:val="00045926"/>
    <w:rsid w:val="00050268"/>
    <w:rsid w:val="000518D6"/>
    <w:rsid w:val="00052818"/>
    <w:rsid w:val="0005773B"/>
    <w:rsid w:val="000624F9"/>
    <w:rsid w:val="00062913"/>
    <w:rsid w:val="00074155"/>
    <w:rsid w:val="00077E84"/>
    <w:rsid w:val="00080449"/>
    <w:rsid w:val="000804C9"/>
    <w:rsid w:val="00081F26"/>
    <w:rsid w:val="00085DED"/>
    <w:rsid w:val="000905B3"/>
    <w:rsid w:val="000906C1"/>
    <w:rsid w:val="000917B2"/>
    <w:rsid w:val="00091A5C"/>
    <w:rsid w:val="00093C3B"/>
    <w:rsid w:val="00095115"/>
    <w:rsid w:val="0009711D"/>
    <w:rsid w:val="000A1C9C"/>
    <w:rsid w:val="000B0BF6"/>
    <w:rsid w:val="000B2801"/>
    <w:rsid w:val="000C1C57"/>
    <w:rsid w:val="000C3125"/>
    <w:rsid w:val="000C333D"/>
    <w:rsid w:val="000C35FD"/>
    <w:rsid w:val="000C75C7"/>
    <w:rsid w:val="000D0803"/>
    <w:rsid w:val="000D3020"/>
    <w:rsid w:val="000D379E"/>
    <w:rsid w:val="000D5901"/>
    <w:rsid w:val="000E1656"/>
    <w:rsid w:val="000E2B4E"/>
    <w:rsid w:val="000E5D3A"/>
    <w:rsid w:val="00100A2D"/>
    <w:rsid w:val="00102F64"/>
    <w:rsid w:val="001037CF"/>
    <w:rsid w:val="00111576"/>
    <w:rsid w:val="00113117"/>
    <w:rsid w:val="00126500"/>
    <w:rsid w:val="00126D40"/>
    <w:rsid w:val="00130C2E"/>
    <w:rsid w:val="00132B65"/>
    <w:rsid w:val="00133F08"/>
    <w:rsid w:val="0013605C"/>
    <w:rsid w:val="00137604"/>
    <w:rsid w:val="001419C6"/>
    <w:rsid w:val="00146CDA"/>
    <w:rsid w:val="001477AD"/>
    <w:rsid w:val="00147BB5"/>
    <w:rsid w:val="001544B4"/>
    <w:rsid w:val="0015463C"/>
    <w:rsid w:val="00155F91"/>
    <w:rsid w:val="00162D8F"/>
    <w:rsid w:val="00166D80"/>
    <w:rsid w:val="00174B72"/>
    <w:rsid w:val="0017545A"/>
    <w:rsid w:val="00175970"/>
    <w:rsid w:val="00175BA5"/>
    <w:rsid w:val="00176DD7"/>
    <w:rsid w:val="00177001"/>
    <w:rsid w:val="001819FF"/>
    <w:rsid w:val="00184AD0"/>
    <w:rsid w:val="001855C1"/>
    <w:rsid w:val="00192028"/>
    <w:rsid w:val="001A0263"/>
    <w:rsid w:val="001A4E32"/>
    <w:rsid w:val="001A5962"/>
    <w:rsid w:val="001B00FB"/>
    <w:rsid w:val="001C2944"/>
    <w:rsid w:val="001C2EF1"/>
    <w:rsid w:val="001C47C6"/>
    <w:rsid w:val="001C7382"/>
    <w:rsid w:val="001C7BE6"/>
    <w:rsid w:val="001D0636"/>
    <w:rsid w:val="001D31B5"/>
    <w:rsid w:val="001D63EB"/>
    <w:rsid w:val="001E1B75"/>
    <w:rsid w:val="001E3E59"/>
    <w:rsid w:val="001E6BEE"/>
    <w:rsid w:val="001F3A89"/>
    <w:rsid w:val="001F59F2"/>
    <w:rsid w:val="00201B88"/>
    <w:rsid w:val="00202956"/>
    <w:rsid w:val="00205079"/>
    <w:rsid w:val="00206DD9"/>
    <w:rsid w:val="00214217"/>
    <w:rsid w:val="00216A60"/>
    <w:rsid w:val="002201EA"/>
    <w:rsid w:val="00223306"/>
    <w:rsid w:val="00224C58"/>
    <w:rsid w:val="0022525E"/>
    <w:rsid w:val="00231364"/>
    <w:rsid w:val="00233DE9"/>
    <w:rsid w:val="002356EA"/>
    <w:rsid w:val="00236169"/>
    <w:rsid w:val="00237D41"/>
    <w:rsid w:val="002401A7"/>
    <w:rsid w:val="002424D0"/>
    <w:rsid w:val="00242F0F"/>
    <w:rsid w:val="00243328"/>
    <w:rsid w:val="00243DAD"/>
    <w:rsid w:val="00245851"/>
    <w:rsid w:val="00250A3F"/>
    <w:rsid w:val="00254736"/>
    <w:rsid w:val="002579A9"/>
    <w:rsid w:val="00257D55"/>
    <w:rsid w:val="00262AB7"/>
    <w:rsid w:val="00271600"/>
    <w:rsid w:val="00274179"/>
    <w:rsid w:val="00277730"/>
    <w:rsid w:val="00280FA8"/>
    <w:rsid w:val="00284CDD"/>
    <w:rsid w:val="0028531C"/>
    <w:rsid w:val="00285546"/>
    <w:rsid w:val="00296BE9"/>
    <w:rsid w:val="00297A1F"/>
    <w:rsid w:val="002A746B"/>
    <w:rsid w:val="002B1C12"/>
    <w:rsid w:val="002B1EF4"/>
    <w:rsid w:val="002B5D85"/>
    <w:rsid w:val="002C3806"/>
    <w:rsid w:val="002C3F75"/>
    <w:rsid w:val="002C4048"/>
    <w:rsid w:val="002C687E"/>
    <w:rsid w:val="002D057E"/>
    <w:rsid w:val="002D0751"/>
    <w:rsid w:val="002D2F8C"/>
    <w:rsid w:val="002E0213"/>
    <w:rsid w:val="002E137C"/>
    <w:rsid w:val="002E2A0C"/>
    <w:rsid w:val="002E2FA1"/>
    <w:rsid w:val="002E3FA1"/>
    <w:rsid w:val="002E44FF"/>
    <w:rsid w:val="002E6573"/>
    <w:rsid w:val="002E6FEF"/>
    <w:rsid w:val="002F3D54"/>
    <w:rsid w:val="002F7E5B"/>
    <w:rsid w:val="0030026E"/>
    <w:rsid w:val="00300A65"/>
    <w:rsid w:val="00302B77"/>
    <w:rsid w:val="00302CDD"/>
    <w:rsid w:val="003065EC"/>
    <w:rsid w:val="00307630"/>
    <w:rsid w:val="00315FFB"/>
    <w:rsid w:val="00320294"/>
    <w:rsid w:val="00322650"/>
    <w:rsid w:val="00322814"/>
    <w:rsid w:val="003257E0"/>
    <w:rsid w:val="00326D01"/>
    <w:rsid w:val="003307A2"/>
    <w:rsid w:val="00330CC8"/>
    <w:rsid w:val="00331A0B"/>
    <w:rsid w:val="00333AC9"/>
    <w:rsid w:val="003360D8"/>
    <w:rsid w:val="00336569"/>
    <w:rsid w:val="003438CF"/>
    <w:rsid w:val="00351167"/>
    <w:rsid w:val="0036631E"/>
    <w:rsid w:val="00371D10"/>
    <w:rsid w:val="00372CBE"/>
    <w:rsid w:val="00377DC6"/>
    <w:rsid w:val="00377FCF"/>
    <w:rsid w:val="00382AB0"/>
    <w:rsid w:val="003841C4"/>
    <w:rsid w:val="003878D3"/>
    <w:rsid w:val="00392B8B"/>
    <w:rsid w:val="00393A1B"/>
    <w:rsid w:val="003A14FE"/>
    <w:rsid w:val="003A17BF"/>
    <w:rsid w:val="003A1BA1"/>
    <w:rsid w:val="003A336B"/>
    <w:rsid w:val="003A72BF"/>
    <w:rsid w:val="003B0539"/>
    <w:rsid w:val="003B4008"/>
    <w:rsid w:val="003B6E50"/>
    <w:rsid w:val="003B7998"/>
    <w:rsid w:val="003C628E"/>
    <w:rsid w:val="003D0EA5"/>
    <w:rsid w:val="003D18DD"/>
    <w:rsid w:val="003D6F5C"/>
    <w:rsid w:val="003E0668"/>
    <w:rsid w:val="003E491D"/>
    <w:rsid w:val="003E4C82"/>
    <w:rsid w:val="003E6BF9"/>
    <w:rsid w:val="003E6F98"/>
    <w:rsid w:val="003F779C"/>
    <w:rsid w:val="00400EAD"/>
    <w:rsid w:val="00402F68"/>
    <w:rsid w:val="00403796"/>
    <w:rsid w:val="00404502"/>
    <w:rsid w:val="004065D2"/>
    <w:rsid w:val="00423912"/>
    <w:rsid w:val="00431688"/>
    <w:rsid w:val="00432BDE"/>
    <w:rsid w:val="00432D6B"/>
    <w:rsid w:val="00436F32"/>
    <w:rsid w:val="0044190E"/>
    <w:rsid w:val="00444361"/>
    <w:rsid w:val="004458B3"/>
    <w:rsid w:val="004477DE"/>
    <w:rsid w:val="004530D7"/>
    <w:rsid w:val="004666B3"/>
    <w:rsid w:val="00472ABB"/>
    <w:rsid w:val="00472C13"/>
    <w:rsid w:val="004743DF"/>
    <w:rsid w:val="0048174D"/>
    <w:rsid w:val="00491AB3"/>
    <w:rsid w:val="0049347B"/>
    <w:rsid w:val="0049395F"/>
    <w:rsid w:val="004A3B8E"/>
    <w:rsid w:val="004A7124"/>
    <w:rsid w:val="004A737C"/>
    <w:rsid w:val="004A7836"/>
    <w:rsid w:val="004B0F38"/>
    <w:rsid w:val="004B13A6"/>
    <w:rsid w:val="004B326D"/>
    <w:rsid w:val="004B3BDD"/>
    <w:rsid w:val="004B59D6"/>
    <w:rsid w:val="004B68E8"/>
    <w:rsid w:val="004B7347"/>
    <w:rsid w:val="004C20DB"/>
    <w:rsid w:val="004C2630"/>
    <w:rsid w:val="004C3486"/>
    <w:rsid w:val="004C3D6C"/>
    <w:rsid w:val="004C76CF"/>
    <w:rsid w:val="004C79F5"/>
    <w:rsid w:val="004D24DE"/>
    <w:rsid w:val="004D2C3B"/>
    <w:rsid w:val="004D408C"/>
    <w:rsid w:val="004D74D6"/>
    <w:rsid w:val="004E0A3E"/>
    <w:rsid w:val="004E2757"/>
    <w:rsid w:val="004E65A5"/>
    <w:rsid w:val="004E69DC"/>
    <w:rsid w:val="004E71C4"/>
    <w:rsid w:val="00500A8B"/>
    <w:rsid w:val="005105C3"/>
    <w:rsid w:val="00511C9E"/>
    <w:rsid w:val="0052064E"/>
    <w:rsid w:val="005228FF"/>
    <w:rsid w:val="00523F0E"/>
    <w:rsid w:val="00526460"/>
    <w:rsid w:val="00527B6A"/>
    <w:rsid w:val="005325D7"/>
    <w:rsid w:val="005360C5"/>
    <w:rsid w:val="00536DC6"/>
    <w:rsid w:val="00540279"/>
    <w:rsid w:val="00540A53"/>
    <w:rsid w:val="00545421"/>
    <w:rsid w:val="00546578"/>
    <w:rsid w:val="00555506"/>
    <w:rsid w:val="0055689C"/>
    <w:rsid w:val="00563563"/>
    <w:rsid w:val="00564BA9"/>
    <w:rsid w:val="00565658"/>
    <w:rsid w:val="005726E7"/>
    <w:rsid w:val="0058183D"/>
    <w:rsid w:val="00587C57"/>
    <w:rsid w:val="00592F46"/>
    <w:rsid w:val="00593EEF"/>
    <w:rsid w:val="005A2586"/>
    <w:rsid w:val="005A32B2"/>
    <w:rsid w:val="005A7F31"/>
    <w:rsid w:val="005A7FD7"/>
    <w:rsid w:val="005B403C"/>
    <w:rsid w:val="005B408F"/>
    <w:rsid w:val="005B7E41"/>
    <w:rsid w:val="005D35E6"/>
    <w:rsid w:val="005D4733"/>
    <w:rsid w:val="005D6D05"/>
    <w:rsid w:val="005E36A1"/>
    <w:rsid w:val="005E42FF"/>
    <w:rsid w:val="005E69B8"/>
    <w:rsid w:val="005F0692"/>
    <w:rsid w:val="005F5A27"/>
    <w:rsid w:val="005F6F54"/>
    <w:rsid w:val="00601ECB"/>
    <w:rsid w:val="0060491A"/>
    <w:rsid w:val="00604E55"/>
    <w:rsid w:val="006061CE"/>
    <w:rsid w:val="00606EB3"/>
    <w:rsid w:val="00607C08"/>
    <w:rsid w:val="00607FBC"/>
    <w:rsid w:val="00610D37"/>
    <w:rsid w:val="00611095"/>
    <w:rsid w:val="00612AC9"/>
    <w:rsid w:val="00614E93"/>
    <w:rsid w:val="006152E1"/>
    <w:rsid w:val="00615BA8"/>
    <w:rsid w:val="006207AF"/>
    <w:rsid w:val="00623446"/>
    <w:rsid w:val="00631AA8"/>
    <w:rsid w:val="00637DCE"/>
    <w:rsid w:val="006422EA"/>
    <w:rsid w:val="00647B86"/>
    <w:rsid w:val="00650DE8"/>
    <w:rsid w:val="00652746"/>
    <w:rsid w:val="00653D9F"/>
    <w:rsid w:val="0065462B"/>
    <w:rsid w:val="00655402"/>
    <w:rsid w:val="00655B8E"/>
    <w:rsid w:val="00655F62"/>
    <w:rsid w:val="00663B7D"/>
    <w:rsid w:val="00665866"/>
    <w:rsid w:val="00671ED9"/>
    <w:rsid w:val="00671F02"/>
    <w:rsid w:val="0067477B"/>
    <w:rsid w:val="00691B9A"/>
    <w:rsid w:val="006928F9"/>
    <w:rsid w:val="006938CC"/>
    <w:rsid w:val="00693978"/>
    <w:rsid w:val="0069453F"/>
    <w:rsid w:val="006948AF"/>
    <w:rsid w:val="00694FE3"/>
    <w:rsid w:val="006971D9"/>
    <w:rsid w:val="006A35E7"/>
    <w:rsid w:val="006A492D"/>
    <w:rsid w:val="006A6EED"/>
    <w:rsid w:val="006A7867"/>
    <w:rsid w:val="006B33E4"/>
    <w:rsid w:val="006B4A65"/>
    <w:rsid w:val="006C299E"/>
    <w:rsid w:val="006C6339"/>
    <w:rsid w:val="006C7461"/>
    <w:rsid w:val="006D2D5A"/>
    <w:rsid w:val="006D4C6E"/>
    <w:rsid w:val="006E7D2B"/>
    <w:rsid w:val="006F45C4"/>
    <w:rsid w:val="006F477F"/>
    <w:rsid w:val="006F4FE3"/>
    <w:rsid w:val="006F66BF"/>
    <w:rsid w:val="006F6F10"/>
    <w:rsid w:val="00702E80"/>
    <w:rsid w:val="007058BC"/>
    <w:rsid w:val="00706C38"/>
    <w:rsid w:val="00707957"/>
    <w:rsid w:val="00716C27"/>
    <w:rsid w:val="00720C8A"/>
    <w:rsid w:val="007220DE"/>
    <w:rsid w:val="00723C73"/>
    <w:rsid w:val="00723C79"/>
    <w:rsid w:val="00724164"/>
    <w:rsid w:val="00725781"/>
    <w:rsid w:val="00725F4F"/>
    <w:rsid w:val="00726B63"/>
    <w:rsid w:val="00730147"/>
    <w:rsid w:val="00734732"/>
    <w:rsid w:val="0073480F"/>
    <w:rsid w:val="00743770"/>
    <w:rsid w:val="007445A9"/>
    <w:rsid w:val="0074527F"/>
    <w:rsid w:val="007463AA"/>
    <w:rsid w:val="00746B73"/>
    <w:rsid w:val="00750F3C"/>
    <w:rsid w:val="00756029"/>
    <w:rsid w:val="007567A9"/>
    <w:rsid w:val="0076090C"/>
    <w:rsid w:val="00762BAE"/>
    <w:rsid w:val="0076641F"/>
    <w:rsid w:val="00770AEA"/>
    <w:rsid w:val="00777221"/>
    <w:rsid w:val="00780D85"/>
    <w:rsid w:val="00780E50"/>
    <w:rsid w:val="0078263E"/>
    <w:rsid w:val="0079318A"/>
    <w:rsid w:val="007944CF"/>
    <w:rsid w:val="00795F76"/>
    <w:rsid w:val="00796438"/>
    <w:rsid w:val="007A051B"/>
    <w:rsid w:val="007A2EA5"/>
    <w:rsid w:val="007B3AC1"/>
    <w:rsid w:val="007B70B4"/>
    <w:rsid w:val="007B7CD4"/>
    <w:rsid w:val="007D0E31"/>
    <w:rsid w:val="007D34E5"/>
    <w:rsid w:val="007D69D6"/>
    <w:rsid w:val="007E06F8"/>
    <w:rsid w:val="007E25DF"/>
    <w:rsid w:val="007E5632"/>
    <w:rsid w:val="007E595E"/>
    <w:rsid w:val="007E5E7D"/>
    <w:rsid w:val="007E6F8F"/>
    <w:rsid w:val="007F1C8E"/>
    <w:rsid w:val="008045CD"/>
    <w:rsid w:val="00806F91"/>
    <w:rsid w:val="00813516"/>
    <w:rsid w:val="00814E3B"/>
    <w:rsid w:val="00826131"/>
    <w:rsid w:val="00826355"/>
    <w:rsid w:val="00827265"/>
    <w:rsid w:val="008279C2"/>
    <w:rsid w:val="008302B9"/>
    <w:rsid w:val="0083550A"/>
    <w:rsid w:val="00835C6A"/>
    <w:rsid w:val="00841571"/>
    <w:rsid w:val="0084453D"/>
    <w:rsid w:val="00851809"/>
    <w:rsid w:val="008528D0"/>
    <w:rsid w:val="0085673F"/>
    <w:rsid w:val="00857F3C"/>
    <w:rsid w:val="00860A9B"/>
    <w:rsid w:val="008760F6"/>
    <w:rsid w:val="00880838"/>
    <w:rsid w:val="00881A2C"/>
    <w:rsid w:val="00893C54"/>
    <w:rsid w:val="008A0F3C"/>
    <w:rsid w:val="008A2087"/>
    <w:rsid w:val="008A56F6"/>
    <w:rsid w:val="008A6B3F"/>
    <w:rsid w:val="008B1141"/>
    <w:rsid w:val="008B67A7"/>
    <w:rsid w:val="008D30BD"/>
    <w:rsid w:val="008D66D1"/>
    <w:rsid w:val="008D6AB8"/>
    <w:rsid w:val="008E2431"/>
    <w:rsid w:val="008E7791"/>
    <w:rsid w:val="008F405C"/>
    <w:rsid w:val="008F5684"/>
    <w:rsid w:val="008F5D66"/>
    <w:rsid w:val="008F74DD"/>
    <w:rsid w:val="008F75A3"/>
    <w:rsid w:val="00900495"/>
    <w:rsid w:val="00904D36"/>
    <w:rsid w:val="00905037"/>
    <w:rsid w:val="00906765"/>
    <w:rsid w:val="009146E4"/>
    <w:rsid w:val="0091654A"/>
    <w:rsid w:val="00916A81"/>
    <w:rsid w:val="00917122"/>
    <w:rsid w:val="009212ED"/>
    <w:rsid w:val="00922703"/>
    <w:rsid w:val="00924E08"/>
    <w:rsid w:val="00926BC9"/>
    <w:rsid w:val="00926ECA"/>
    <w:rsid w:val="00927366"/>
    <w:rsid w:val="00927B03"/>
    <w:rsid w:val="00931ED8"/>
    <w:rsid w:val="009345D2"/>
    <w:rsid w:val="00940775"/>
    <w:rsid w:val="00943A78"/>
    <w:rsid w:val="00950FEC"/>
    <w:rsid w:val="00954F12"/>
    <w:rsid w:val="00955332"/>
    <w:rsid w:val="00961F10"/>
    <w:rsid w:val="00963500"/>
    <w:rsid w:val="00967B1A"/>
    <w:rsid w:val="0097082D"/>
    <w:rsid w:val="00970B7E"/>
    <w:rsid w:val="00976296"/>
    <w:rsid w:val="00981402"/>
    <w:rsid w:val="00981B79"/>
    <w:rsid w:val="0098609E"/>
    <w:rsid w:val="00991794"/>
    <w:rsid w:val="009923CC"/>
    <w:rsid w:val="00993C10"/>
    <w:rsid w:val="009A2568"/>
    <w:rsid w:val="009A339F"/>
    <w:rsid w:val="009A3AD0"/>
    <w:rsid w:val="009A4182"/>
    <w:rsid w:val="009A7A6F"/>
    <w:rsid w:val="009B0D30"/>
    <w:rsid w:val="009B243C"/>
    <w:rsid w:val="009B2E3B"/>
    <w:rsid w:val="009B44A2"/>
    <w:rsid w:val="009C1E64"/>
    <w:rsid w:val="009C3187"/>
    <w:rsid w:val="009C55FC"/>
    <w:rsid w:val="009C6FF5"/>
    <w:rsid w:val="009D0AC2"/>
    <w:rsid w:val="009D38DE"/>
    <w:rsid w:val="009D4039"/>
    <w:rsid w:val="009D50F9"/>
    <w:rsid w:val="009E35DD"/>
    <w:rsid w:val="009F7150"/>
    <w:rsid w:val="00A030AA"/>
    <w:rsid w:val="00A03DC9"/>
    <w:rsid w:val="00A11AD3"/>
    <w:rsid w:val="00A169CE"/>
    <w:rsid w:val="00A22001"/>
    <w:rsid w:val="00A22DB6"/>
    <w:rsid w:val="00A24C8F"/>
    <w:rsid w:val="00A27592"/>
    <w:rsid w:val="00A3200A"/>
    <w:rsid w:val="00A33616"/>
    <w:rsid w:val="00A34B92"/>
    <w:rsid w:val="00A403B5"/>
    <w:rsid w:val="00A4162E"/>
    <w:rsid w:val="00A4171C"/>
    <w:rsid w:val="00A4215E"/>
    <w:rsid w:val="00A44316"/>
    <w:rsid w:val="00A504C3"/>
    <w:rsid w:val="00A515B6"/>
    <w:rsid w:val="00A52030"/>
    <w:rsid w:val="00A537B2"/>
    <w:rsid w:val="00A603A0"/>
    <w:rsid w:val="00A6109F"/>
    <w:rsid w:val="00A61B54"/>
    <w:rsid w:val="00A65C9A"/>
    <w:rsid w:val="00A709A7"/>
    <w:rsid w:val="00A71EF4"/>
    <w:rsid w:val="00A7209D"/>
    <w:rsid w:val="00A726F9"/>
    <w:rsid w:val="00A7739A"/>
    <w:rsid w:val="00A8177B"/>
    <w:rsid w:val="00A81E4D"/>
    <w:rsid w:val="00A82869"/>
    <w:rsid w:val="00A83952"/>
    <w:rsid w:val="00A9049D"/>
    <w:rsid w:val="00AA06D4"/>
    <w:rsid w:val="00AA26E3"/>
    <w:rsid w:val="00AA69BA"/>
    <w:rsid w:val="00AA7CA9"/>
    <w:rsid w:val="00AB0013"/>
    <w:rsid w:val="00AB49AE"/>
    <w:rsid w:val="00AB533B"/>
    <w:rsid w:val="00AC6C6A"/>
    <w:rsid w:val="00AC72DF"/>
    <w:rsid w:val="00AD03EB"/>
    <w:rsid w:val="00AD4E8C"/>
    <w:rsid w:val="00AE2ED5"/>
    <w:rsid w:val="00AF0E21"/>
    <w:rsid w:val="00AF19D2"/>
    <w:rsid w:val="00AF5414"/>
    <w:rsid w:val="00AF5D02"/>
    <w:rsid w:val="00AF6786"/>
    <w:rsid w:val="00AF7591"/>
    <w:rsid w:val="00B01354"/>
    <w:rsid w:val="00B066AB"/>
    <w:rsid w:val="00B0716B"/>
    <w:rsid w:val="00B07A77"/>
    <w:rsid w:val="00B11630"/>
    <w:rsid w:val="00B21ED9"/>
    <w:rsid w:val="00B318BA"/>
    <w:rsid w:val="00B3235C"/>
    <w:rsid w:val="00B3256D"/>
    <w:rsid w:val="00B3313E"/>
    <w:rsid w:val="00B459CF"/>
    <w:rsid w:val="00B53DB1"/>
    <w:rsid w:val="00B56611"/>
    <w:rsid w:val="00B567F5"/>
    <w:rsid w:val="00B601F4"/>
    <w:rsid w:val="00B64AFD"/>
    <w:rsid w:val="00B70593"/>
    <w:rsid w:val="00B70FD6"/>
    <w:rsid w:val="00B77BAB"/>
    <w:rsid w:val="00B80B1D"/>
    <w:rsid w:val="00B95421"/>
    <w:rsid w:val="00B97C84"/>
    <w:rsid w:val="00B97FCA"/>
    <w:rsid w:val="00BA1409"/>
    <w:rsid w:val="00BA1F40"/>
    <w:rsid w:val="00BA58AF"/>
    <w:rsid w:val="00BB391D"/>
    <w:rsid w:val="00BB44ED"/>
    <w:rsid w:val="00BB7660"/>
    <w:rsid w:val="00BB7EB2"/>
    <w:rsid w:val="00BC06D2"/>
    <w:rsid w:val="00BC3559"/>
    <w:rsid w:val="00BD561D"/>
    <w:rsid w:val="00BE1809"/>
    <w:rsid w:val="00BE6873"/>
    <w:rsid w:val="00BE785B"/>
    <w:rsid w:val="00BF4EB3"/>
    <w:rsid w:val="00BF56B7"/>
    <w:rsid w:val="00BF58ED"/>
    <w:rsid w:val="00C00DEE"/>
    <w:rsid w:val="00C143BC"/>
    <w:rsid w:val="00C164C1"/>
    <w:rsid w:val="00C2793C"/>
    <w:rsid w:val="00C27D85"/>
    <w:rsid w:val="00C30780"/>
    <w:rsid w:val="00C310FC"/>
    <w:rsid w:val="00C3173A"/>
    <w:rsid w:val="00C321CA"/>
    <w:rsid w:val="00C32D3C"/>
    <w:rsid w:val="00C37F38"/>
    <w:rsid w:val="00C42200"/>
    <w:rsid w:val="00C4367F"/>
    <w:rsid w:val="00C62267"/>
    <w:rsid w:val="00C648AE"/>
    <w:rsid w:val="00C6515D"/>
    <w:rsid w:val="00C66D75"/>
    <w:rsid w:val="00C70072"/>
    <w:rsid w:val="00C73797"/>
    <w:rsid w:val="00C752DF"/>
    <w:rsid w:val="00C770B5"/>
    <w:rsid w:val="00C81F78"/>
    <w:rsid w:val="00C848D9"/>
    <w:rsid w:val="00C85343"/>
    <w:rsid w:val="00C86A26"/>
    <w:rsid w:val="00C90065"/>
    <w:rsid w:val="00C922AD"/>
    <w:rsid w:val="00C92C66"/>
    <w:rsid w:val="00C93094"/>
    <w:rsid w:val="00CA1902"/>
    <w:rsid w:val="00CA328A"/>
    <w:rsid w:val="00CB6615"/>
    <w:rsid w:val="00CC693F"/>
    <w:rsid w:val="00CC6BEA"/>
    <w:rsid w:val="00CD2058"/>
    <w:rsid w:val="00CD4A84"/>
    <w:rsid w:val="00CD6347"/>
    <w:rsid w:val="00CD6F52"/>
    <w:rsid w:val="00CD7B1D"/>
    <w:rsid w:val="00CE12E7"/>
    <w:rsid w:val="00CE34BC"/>
    <w:rsid w:val="00CE797D"/>
    <w:rsid w:val="00CE7A5C"/>
    <w:rsid w:val="00CF0531"/>
    <w:rsid w:val="00CF0683"/>
    <w:rsid w:val="00CF4855"/>
    <w:rsid w:val="00CF4DFB"/>
    <w:rsid w:val="00D01BE5"/>
    <w:rsid w:val="00D05EAF"/>
    <w:rsid w:val="00D07FF1"/>
    <w:rsid w:val="00D1005C"/>
    <w:rsid w:val="00D12477"/>
    <w:rsid w:val="00D13340"/>
    <w:rsid w:val="00D2180F"/>
    <w:rsid w:val="00D25376"/>
    <w:rsid w:val="00D2714C"/>
    <w:rsid w:val="00D27373"/>
    <w:rsid w:val="00D27421"/>
    <w:rsid w:val="00D27FE4"/>
    <w:rsid w:val="00D32CFB"/>
    <w:rsid w:val="00D35CD6"/>
    <w:rsid w:val="00D36CC7"/>
    <w:rsid w:val="00D43598"/>
    <w:rsid w:val="00D46E1D"/>
    <w:rsid w:val="00D54EB3"/>
    <w:rsid w:val="00D6115B"/>
    <w:rsid w:val="00D6275D"/>
    <w:rsid w:val="00D63C81"/>
    <w:rsid w:val="00D711BA"/>
    <w:rsid w:val="00D73C68"/>
    <w:rsid w:val="00D74971"/>
    <w:rsid w:val="00D771C7"/>
    <w:rsid w:val="00D77FDB"/>
    <w:rsid w:val="00D83A25"/>
    <w:rsid w:val="00D856AF"/>
    <w:rsid w:val="00D86062"/>
    <w:rsid w:val="00D86DC0"/>
    <w:rsid w:val="00D95A46"/>
    <w:rsid w:val="00D96717"/>
    <w:rsid w:val="00DA196E"/>
    <w:rsid w:val="00DA1A96"/>
    <w:rsid w:val="00DA2D33"/>
    <w:rsid w:val="00DA4358"/>
    <w:rsid w:val="00DA5092"/>
    <w:rsid w:val="00DA5DA5"/>
    <w:rsid w:val="00DB26D7"/>
    <w:rsid w:val="00DB2BDA"/>
    <w:rsid w:val="00DB32A5"/>
    <w:rsid w:val="00DC2FE0"/>
    <w:rsid w:val="00DC5EDA"/>
    <w:rsid w:val="00DD47FA"/>
    <w:rsid w:val="00DE1DA6"/>
    <w:rsid w:val="00DE5546"/>
    <w:rsid w:val="00DF0C9B"/>
    <w:rsid w:val="00E0006E"/>
    <w:rsid w:val="00E02AF5"/>
    <w:rsid w:val="00E0647F"/>
    <w:rsid w:val="00E06BF3"/>
    <w:rsid w:val="00E075FD"/>
    <w:rsid w:val="00E1220B"/>
    <w:rsid w:val="00E1493C"/>
    <w:rsid w:val="00E14966"/>
    <w:rsid w:val="00E15819"/>
    <w:rsid w:val="00E16C42"/>
    <w:rsid w:val="00E20775"/>
    <w:rsid w:val="00E2217C"/>
    <w:rsid w:val="00E34824"/>
    <w:rsid w:val="00E4023A"/>
    <w:rsid w:val="00E412E6"/>
    <w:rsid w:val="00E4762D"/>
    <w:rsid w:val="00E47FB5"/>
    <w:rsid w:val="00E51839"/>
    <w:rsid w:val="00E54572"/>
    <w:rsid w:val="00E56A58"/>
    <w:rsid w:val="00E63172"/>
    <w:rsid w:val="00E776D4"/>
    <w:rsid w:val="00E869BB"/>
    <w:rsid w:val="00E912D1"/>
    <w:rsid w:val="00E94F2C"/>
    <w:rsid w:val="00EA0AA6"/>
    <w:rsid w:val="00EA1533"/>
    <w:rsid w:val="00EA21EE"/>
    <w:rsid w:val="00EA7310"/>
    <w:rsid w:val="00EB1E35"/>
    <w:rsid w:val="00EB1FE2"/>
    <w:rsid w:val="00EB2719"/>
    <w:rsid w:val="00EB32CF"/>
    <w:rsid w:val="00EB7998"/>
    <w:rsid w:val="00EC384B"/>
    <w:rsid w:val="00ED0473"/>
    <w:rsid w:val="00ED175C"/>
    <w:rsid w:val="00ED56DF"/>
    <w:rsid w:val="00ED6CE4"/>
    <w:rsid w:val="00EE04B3"/>
    <w:rsid w:val="00EE05E7"/>
    <w:rsid w:val="00EE18E1"/>
    <w:rsid w:val="00EE1AFB"/>
    <w:rsid w:val="00EE22F1"/>
    <w:rsid w:val="00EE6861"/>
    <w:rsid w:val="00EF0EE8"/>
    <w:rsid w:val="00EF4BA0"/>
    <w:rsid w:val="00EF64CB"/>
    <w:rsid w:val="00F02833"/>
    <w:rsid w:val="00F07EAD"/>
    <w:rsid w:val="00F14412"/>
    <w:rsid w:val="00F248DC"/>
    <w:rsid w:val="00F27698"/>
    <w:rsid w:val="00F316E7"/>
    <w:rsid w:val="00F37094"/>
    <w:rsid w:val="00F4247E"/>
    <w:rsid w:val="00F424EC"/>
    <w:rsid w:val="00F44ACC"/>
    <w:rsid w:val="00F47C9A"/>
    <w:rsid w:val="00F5586D"/>
    <w:rsid w:val="00F5624E"/>
    <w:rsid w:val="00F604A2"/>
    <w:rsid w:val="00F60AC9"/>
    <w:rsid w:val="00F62EE2"/>
    <w:rsid w:val="00F67CD4"/>
    <w:rsid w:val="00F70439"/>
    <w:rsid w:val="00F70527"/>
    <w:rsid w:val="00F7307F"/>
    <w:rsid w:val="00F735BD"/>
    <w:rsid w:val="00F76B6C"/>
    <w:rsid w:val="00F81C36"/>
    <w:rsid w:val="00F8253A"/>
    <w:rsid w:val="00F84639"/>
    <w:rsid w:val="00F860C4"/>
    <w:rsid w:val="00F917B8"/>
    <w:rsid w:val="00F94851"/>
    <w:rsid w:val="00F95630"/>
    <w:rsid w:val="00FA4977"/>
    <w:rsid w:val="00FA5A39"/>
    <w:rsid w:val="00FB1C75"/>
    <w:rsid w:val="00FB2250"/>
    <w:rsid w:val="00FC41F5"/>
    <w:rsid w:val="00FC708C"/>
    <w:rsid w:val="00FD6CD0"/>
    <w:rsid w:val="00FD792F"/>
    <w:rsid w:val="00FE5B4E"/>
    <w:rsid w:val="00FE6769"/>
    <w:rsid w:val="00FF4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030BA"/>
  <w15:docId w15:val="{FEA53079-1237-4C70-A1E7-503882AC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7461"/>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2E2FA1"/>
    <w:pPr>
      <w:tabs>
        <w:tab w:val="center" w:pos="4513"/>
        <w:tab w:val="right" w:pos="9026"/>
      </w:tabs>
      <w:spacing w:after="0"/>
    </w:pPr>
  </w:style>
  <w:style w:type="character" w:customStyle="1" w:styleId="HeaderChar">
    <w:name w:val="Header Char"/>
    <w:basedOn w:val="DefaultParagraphFont"/>
    <w:link w:val="Header"/>
    <w:rsid w:val="002E2FA1"/>
  </w:style>
  <w:style w:type="paragraph" w:styleId="Footer">
    <w:name w:val="footer"/>
    <w:basedOn w:val="Normal"/>
    <w:link w:val="FooterChar"/>
    <w:uiPriority w:val="99"/>
    <w:unhideWhenUsed/>
    <w:rsid w:val="002E2FA1"/>
    <w:pPr>
      <w:tabs>
        <w:tab w:val="center" w:pos="4513"/>
        <w:tab w:val="right" w:pos="9026"/>
      </w:tabs>
      <w:spacing w:after="0"/>
    </w:pPr>
  </w:style>
  <w:style w:type="character" w:customStyle="1" w:styleId="FooterChar">
    <w:name w:val="Footer Char"/>
    <w:basedOn w:val="DefaultParagraphFont"/>
    <w:link w:val="Footer"/>
    <w:uiPriority w:val="99"/>
    <w:rsid w:val="002E2FA1"/>
  </w:style>
  <w:style w:type="paragraph" w:styleId="TOC2">
    <w:name w:val="toc 2"/>
    <w:basedOn w:val="Normal"/>
    <w:next w:val="Normal"/>
    <w:autoRedefine/>
    <w:uiPriority w:val="39"/>
    <w:unhideWhenUsed/>
    <w:rsid w:val="00E0647F"/>
    <w:pPr>
      <w:spacing w:after="100"/>
      <w:ind w:left="240"/>
    </w:pPr>
  </w:style>
  <w:style w:type="paragraph" w:styleId="TOC1">
    <w:name w:val="toc 1"/>
    <w:basedOn w:val="Normal"/>
    <w:next w:val="Normal"/>
    <w:autoRedefine/>
    <w:uiPriority w:val="39"/>
    <w:unhideWhenUsed/>
    <w:rsid w:val="00E0647F"/>
    <w:pPr>
      <w:spacing w:after="100"/>
    </w:pPr>
  </w:style>
  <w:style w:type="paragraph" w:styleId="TOC3">
    <w:name w:val="toc 3"/>
    <w:basedOn w:val="Normal"/>
    <w:next w:val="Normal"/>
    <w:autoRedefine/>
    <w:uiPriority w:val="39"/>
    <w:unhideWhenUsed/>
    <w:rsid w:val="00E0647F"/>
    <w:pPr>
      <w:spacing w:after="100"/>
      <w:ind w:left="480"/>
    </w:pPr>
  </w:style>
  <w:style w:type="character" w:styleId="PlaceholderText">
    <w:name w:val="Placeholder Text"/>
    <w:basedOn w:val="DefaultParagraphFont"/>
    <w:semiHidden/>
    <w:rsid w:val="007058BC"/>
    <w:rPr>
      <w:color w:val="808080"/>
    </w:rPr>
  </w:style>
  <w:style w:type="character" w:customStyle="1" w:styleId="BodyTextChar">
    <w:name w:val="Body Text Char"/>
    <w:basedOn w:val="DefaultParagraphFont"/>
    <w:link w:val="BodyText"/>
    <w:rsid w:val="002C3806"/>
  </w:style>
  <w:style w:type="table" w:styleId="TableGrid">
    <w:name w:val="Table Grid"/>
    <w:basedOn w:val="TableNormal"/>
    <w:rsid w:val="00FB1C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8F5D66"/>
    <w:pPr>
      <w:ind w:left="720"/>
      <w:contextualSpacing/>
    </w:pPr>
  </w:style>
  <w:style w:type="character" w:styleId="UnresolvedMention">
    <w:name w:val="Unresolved Mention"/>
    <w:basedOn w:val="DefaultParagraphFont"/>
    <w:uiPriority w:val="99"/>
    <w:semiHidden/>
    <w:unhideWhenUsed/>
    <w:rsid w:val="0078263E"/>
    <w:rPr>
      <w:color w:val="605E5C"/>
      <w:shd w:val="clear" w:color="auto" w:fill="E1DFDD"/>
    </w:rPr>
  </w:style>
  <w:style w:type="character" w:styleId="CommentReference">
    <w:name w:val="annotation reference"/>
    <w:basedOn w:val="DefaultParagraphFont"/>
    <w:semiHidden/>
    <w:unhideWhenUsed/>
    <w:rsid w:val="0085673F"/>
    <w:rPr>
      <w:sz w:val="16"/>
      <w:szCs w:val="16"/>
    </w:rPr>
  </w:style>
  <w:style w:type="paragraph" w:styleId="CommentText">
    <w:name w:val="annotation text"/>
    <w:basedOn w:val="Normal"/>
    <w:link w:val="CommentTextChar"/>
    <w:semiHidden/>
    <w:unhideWhenUsed/>
    <w:rsid w:val="0085673F"/>
    <w:rPr>
      <w:sz w:val="20"/>
      <w:szCs w:val="20"/>
    </w:rPr>
  </w:style>
  <w:style w:type="character" w:customStyle="1" w:styleId="CommentTextChar">
    <w:name w:val="Comment Text Char"/>
    <w:basedOn w:val="DefaultParagraphFont"/>
    <w:link w:val="CommentText"/>
    <w:semiHidden/>
    <w:rsid w:val="0085673F"/>
    <w:rPr>
      <w:sz w:val="20"/>
      <w:szCs w:val="20"/>
    </w:rPr>
  </w:style>
  <w:style w:type="paragraph" w:styleId="CommentSubject">
    <w:name w:val="annotation subject"/>
    <w:basedOn w:val="CommentText"/>
    <w:next w:val="CommentText"/>
    <w:link w:val="CommentSubjectChar"/>
    <w:semiHidden/>
    <w:unhideWhenUsed/>
    <w:rsid w:val="0085673F"/>
    <w:rPr>
      <w:b/>
      <w:bCs/>
    </w:rPr>
  </w:style>
  <w:style w:type="character" w:customStyle="1" w:styleId="CommentSubjectChar">
    <w:name w:val="Comment Subject Char"/>
    <w:basedOn w:val="CommentTextChar"/>
    <w:link w:val="CommentSubject"/>
    <w:semiHidden/>
    <w:rsid w:val="0085673F"/>
    <w:rPr>
      <w:b/>
      <w:bCs/>
      <w:sz w:val="20"/>
      <w:szCs w:val="20"/>
    </w:rPr>
  </w:style>
  <w:style w:type="paragraph" w:styleId="HTMLPreformatted">
    <w:name w:val="HTML Preformatted"/>
    <w:basedOn w:val="Normal"/>
    <w:link w:val="HTMLPreformattedChar"/>
    <w:semiHidden/>
    <w:unhideWhenUsed/>
    <w:rsid w:val="0028531C"/>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28531C"/>
    <w:rPr>
      <w:rFonts w:ascii="Consolas" w:hAnsi="Consolas"/>
      <w:sz w:val="20"/>
      <w:szCs w:val="20"/>
    </w:rPr>
  </w:style>
  <w:style w:type="paragraph" w:styleId="Revision">
    <w:name w:val="Revision"/>
    <w:hidden/>
    <w:semiHidden/>
    <w:rsid w:val="00C66D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705692">
      <w:bodyDiv w:val="1"/>
      <w:marLeft w:val="0"/>
      <w:marRight w:val="0"/>
      <w:marTop w:val="0"/>
      <w:marBottom w:val="0"/>
      <w:divBdr>
        <w:top w:val="none" w:sz="0" w:space="0" w:color="auto"/>
        <w:left w:val="none" w:sz="0" w:space="0" w:color="auto"/>
        <w:bottom w:val="none" w:sz="0" w:space="0" w:color="auto"/>
        <w:right w:val="none" w:sz="0" w:space="0" w:color="auto"/>
      </w:divBdr>
      <w:divsChild>
        <w:div w:id="535235992">
          <w:marLeft w:val="0"/>
          <w:marRight w:val="0"/>
          <w:marTop w:val="0"/>
          <w:marBottom w:val="0"/>
          <w:divBdr>
            <w:top w:val="none" w:sz="0" w:space="0" w:color="auto"/>
            <w:left w:val="none" w:sz="0" w:space="0" w:color="auto"/>
            <w:bottom w:val="none" w:sz="0" w:space="0" w:color="auto"/>
            <w:right w:val="none" w:sz="0" w:space="0" w:color="auto"/>
          </w:divBdr>
          <w:divsChild>
            <w:div w:id="338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8346">
      <w:bodyDiv w:val="1"/>
      <w:marLeft w:val="0"/>
      <w:marRight w:val="0"/>
      <w:marTop w:val="0"/>
      <w:marBottom w:val="0"/>
      <w:divBdr>
        <w:top w:val="none" w:sz="0" w:space="0" w:color="auto"/>
        <w:left w:val="none" w:sz="0" w:space="0" w:color="auto"/>
        <w:bottom w:val="none" w:sz="0" w:space="0" w:color="auto"/>
        <w:right w:val="none" w:sz="0" w:space="0" w:color="auto"/>
      </w:divBdr>
    </w:div>
    <w:div w:id="995959061">
      <w:bodyDiv w:val="1"/>
      <w:marLeft w:val="0"/>
      <w:marRight w:val="0"/>
      <w:marTop w:val="0"/>
      <w:marBottom w:val="0"/>
      <w:divBdr>
        <w:top w:val="none" w:sz="0" w:space="0" w:color="auto"/>
        <w:left w:val="none" w:sz="0" w:space="0" w:color="auto"/>
        <w:bottom w:val="none" w:sz="0" w:space="0" w:color="auto"/>
        <w:right w:val="none" w:sz="0" w:space="0" w:color="auto"/>
      </w:divBdr>
      <w:divsChild>
        <w:div w:id="1482691633">
          <w:marLeft w:val="0"/>
          <w:marRight w:val="0"/>
          <w:marTop w:val="0"/>
          <w:marBottom w:val="0"/>
          <w:divBdr>
            <w:top w:val="none" w:sz="0" w:space="0" w:color="auto"/>
            <w:left w:val="none" w:sz="0" w:space="0" w:color="auto"/>
            <w:bottom w:val="none" w:sz="0" w:space="0" w:color="auto"/>
            <w:right w:val="none" w:sz="0" w:space="0" w:color="auto"/>
          </w:divBdr>
          <w:divsChild>
            <w:div w:id="18824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4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Amount</c:v>
                </c:pt>
              </c:strCache>
            </c:strRef>
          </c:tx>
          <c:spPr>
            <a:solidFill>
              <a:schemeClr val="accent1"/>
            </a:solidFill>
            <a:ln>
              <a:noFill/>
            </a:ln>
            <a:effectLst/>
          </c:spPr>
          <c:invertIfNegative val="0"/>
          <c:dLbls>
            <c:dLbl>
              <c:idx val="0"/>
              <c:tx>
                <c:rich>
                  <a:bodyPr/>
                  <a:lstStyle/>
                  <a:p>
                    <a:r>
                      <a:rPr lang="en-US"/>
                      <a:t>46.67%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FC75-458D-B2AE-9BC2EC484BF9}"/>
                </c:ext>
              </c:extLst>
            </c:dLbl>
            <c:dLbl>
              <c:idx val="1"/>
              <c:tx>
                <c:rich>
                  <a:bodyPr/>
                  <a:lstStyle/>
                  <a:p>
                    <a:r>
                      <a:rPr lang="en-US"/>
                      <a:t>26.67%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C75-458D-B2AE-9BC2EC484BF9}"/>
                </c:ext>
              </c:extLst>
            </c:dLbl>
            <c:dLbl>
              <c:idx val="2"/>
              <c:tx>
                <c:rich>
                  <a:bodyPr/>
                  <a:lstStyle/>
                  <a:p>
                    <a:r>
                      <a:rPr lang="en-US"/>
                      <a:t>20%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C75-458D-B2AE-9BC2EC484BF9}"/>
                </c:ext>
              </c:extLst>
            </c:dLbl>
            <c:dLbl>
              <c:idx val="3"/>
              <c:tx>
                <c:rich>
                  <a:bodyPr/>
                  <a:lstStyle/>
                  <a:p>
                    <a:r>
                      <a:rPr lang="en-US"/>
                      <a:t>6.66%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C75-458D-B2AE-9BC2EC484BF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Timeseries Analysis</c:v>
                </c:pt>
                <c:pt idx="1">
                  <c:v>Image Classification</c:v>
                </c:pt>
                <c:pt idx="2">
                  <c:v>Drone Image Processing</c:v>
                </c:pt>
                <c:pt idx="3">
                  <c:v>Chatbot Assistant</c:v>
                </c:pt>
              </c:strCache>
            </c:strRef>
          </c:cat>
          <c:val>
            <c:numRef>
              <c:f>Sheet1!$B$2:$B$5</c:f>
              <c:numCache>
                <c:formatCode>General</c:formatCode>
                <c:ptCount val="4"/>
                <c:pt idx="0">
                  <c:v>7</c:v>
                </c:pt>
                <c:pt idx="1">
                  <c:v>4</c:v>
                </c:pt>
                <c:pt idx="2">
                  <c:v>3</c:v>
                </c:pt>
                <c:pt idx="3">
                  <c:v>1</c:v>
                </c:pt>
              </c:numCache>
            </c:numRef>
          </c:val>
          <c:extLst>
            <c:ext xmlns:c16="http://schemas.microsoft.com/office/drawing/2014/chart" uri="{C3380CC4-5D6E-409C-BE32-E72D297353CC}">
              <c16:uniqueId val="{00000000-BCE4-47E2-BE0F-86074C7DEE23}"/>
            </c:ext>
          </c:extLst>
        </c:ser>
        <c:dLbls>
          <c:dLblPos val="outEnd"/>
          <c:showLegendKey val="0"/>
          <c:showVal val="1"/>
          <c:showCatName val="0"/>
          <c:showSerName val="0"/>
          <c:showPercent val="0"/>
          <c:showBubbleSize val="0"/>
        </c:dLbls>
        <c:gapWidth val="182"/>
        <c:axId val="222178367"/>
        <c:axId val="222177407"/>
      </c:barChart>
      <c:catAx>
        <c:axId val="222178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Task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22177407"/>
        <c:crosses val="autoZero"/>
        <c:auto val="1"/>
        <c:lblAlgn val="ctr"/>
        <c:lblOffset val="100"/>
        <c:noMultiLvlLbl val="0"/>
      </c:catAx>
      <c:valAx>
        <c:axId val="2221774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Number of Models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221783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b:Tag>
    <b:SourceType>DocumentFromInternetSite</b:SourceType>
    <b:Guid>{4FE0BF2E-4294-4E62-88A1-9E8F9AFAE6BB}</b:Guid>
    <b:InternetSiteTitle>Hugging Face</b:InternetSiteTitle>
    <b:URL>https://huggingface.co/ibm-granite/granite-timeseries-ttm-r2</b:URL>
    <b:RefOrder>1</b:RefOrder>
  </b:Source>
</b:Sources>
</file>

<file path=customXml/itemProps1.xml><?xml version="1.0" encoding="utf-8"?>
<ds:datastoreItem xmlns:ds="http://schemas.openxmlformats.org/officeDocument/2006/customXml" ds:itemID="{97162C42-B841-4F58-8458-0BB37420B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38</Pages>
  <Words>11726</Words>
  <Characters>66844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Damian Andrew Tamburri</dc:creator>
  <cp:keywords/>
  <cp:lastModifiedBy>Loris Pennucci</cp:lastModifiedBy>
  <cp:revision>68</cp:revision>
  <dcterms:created xsi:type="dcterms:W3CDTF">2025-11-25T14:09:00Z</dcterms:created>
  <dcterms:modified xsi:type="dcterms:W3CDTF">2025-11-25T20:35:00Z</dcterms:modified>
</cp:coreProperties>
</file>